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9F89D" w14:textId="0CB7AEDF" w:rsidR="00F4388A" w:rsidRDefault="00F4388A" w:rsidP="00DF5F51">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ONE</w:t>
      </w:r>
    </w:p>
    <w:p w14:paraId="76BE9E9C" w14:textId="2879A692" w:rsidR="00DF5F51" w:rsidRDefault="00DF5F51" w:rsidP="00DF5F51">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INTRODUCTION</w:t>
      </w:r>
    </w:p>
    <w:p w14:paraId="210AE534" w14:textId="4E8AA41D" w:rsidR="00F4388A" w:rsidRDefault="00F4388A" w:rsidP="00C711B1">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1.0</w:t>
      </w:r>
      <w:r>
        <w:rPr>
          <w:rFonts w:ascii="Times New Roman" w:hAnsi="Times New Roman" w:cs="Times New Roman"/>
          <w:b/>
          <w:color w:val="000000" w:themeColor="text1"/>
          <w:sz w:val="24"/>
          <w:szCs w:val="24"/>
        </w:rPr>
        <w:tab/>
        <w:t>Preamble</w:t>
      </w:r>
    </w:p>
    <w:p w14:paraId="7BEB7CBD" w14:textId="13C5F14D" w:rsidR="00F4388A" w:rsidRDefault="00F4388A" w:rsidP="00C711B1">
      <w:pPr>
        <w:spacing w:after="0" w:line="360" w:lineRule="auto"/>
        <w:jc w:val="both"/>
        <w:rPr>
          <w:rFonts w:ascii="Times New Roman" w:hAnsi="Times New Roman" w:cs="Times New Roman"/>
          <w:color w:val="000000" w:themeColor="text1"/>
          <w:sz w:val="24"/>
          <w:szCs w:val="24"/>
        </w:rPr>
      </w:pPr>
      <w:r w:rsidRPr="00C75928">
        <w:rPr>
          <w:rFonts w:ascii="Times New Roman" w:hAnsi="Times New Roman" w:cs="Times New Roman"/>
          <w:sz w:val="24"/>
          <w:szCs w:val="24"/>
        </w:rPr>
        <w:t xml:space="preserve">This chapter </w:t>
      </w:r>
      <w:r w:rsidR="00DF5F51">
        <w:rPr>
          <w:rFonts w:ascii="Times New Roman" w:hAnsi="Times New Roman" w:cs="Times New Roman"/>
          <w:sz w:val="24"/>
          <w:szCs w:val="24"/>
        </w:rPr>
        <w:t>discuss the background of the study,</w:t>
      </w:r>
      <w:r w:rsidR="00DF5F51" w:rsidRPr="00DF5F51">
        <w:t xml:space="preserve"> </w:t>
      </w:r>
      <w:r w:rsidR="00DF5F51" w:rsidRPr="00DF5F51">
        <w:rPr>
          <w:rFonts w:ascii="Times New Roman" w:hAnsi="Times New Roman" w:cs="Times New Roman"/>
          <w:sz w:val="24"/>
          <w:szCs w:val="24"/>
        </w:rPr>
        <w:t>Problem statement</w:t>
      </w:r>
      <w:r w:rsidR="00DF5F51">
        <w:rPr>
          <w:rFonts w:ascii="Times New Roman" w:hAnsi="Times New Roman" w:cs="Times New Roman"/>
          <w:sz w:val="24"/>
          <w:szCs w:val="24"/>
        </w:rPr>
        <w:t>,</w:t>
      </w:r>
      <w:r w:rsidR="00DF5F51" w:rsidRPr="00DF5F51">
        <w:t xml:space="preserve"> </w:t>
      </w:r>
      <w:r w:rsidR="00DF5F51" w:rsidRPr="00DF5F51">
        <w:rPr>
          <w:rFonts w:ascii="Times New Roman" w:hAnsi="Times New Roman" w:cs="Times New Roman"/>
          <w:sz w:val="24"/>
          <w:szCs w:val="24"/>
        </w:rPr>
        <w:t>Aim and objectives of the study</w:t>
      </w:r>
      <w:r w:rsidR="00DF5F51">
        <w:rPr>
          <w:rFonts w:ascii="Times New Roman" w:hAnsi="Times New Roman" w:cs="Times New Roman"/>
          <w:sz w:val="24"/>
          <w:szCs w:val="24"/>
        </w:rPr>
        <w:t>,</w:t>
      </w:r>
      <w:r w:rsidR="00DF5F51" w:rsidRPr="00DF5F51">
        <w:t xml:space="preserve"> </w:t>
      </w:r>
      <w:r w:rsidR="00DF5F51" w:rsidRPr="00DF5F51">
        <w:rPr>
          <w:rFonts w:ascii="Times New Roman" w:hAnsi="Times New Roman" w:cs="Times New Roman"/>
          <w:sz w:val="24"/>
          <w:szCs w:val="24"/>
        </w:rPr>
        <w:t>Motivation</w:t>
      </w:r>
      <w:r w:rsidR="00DF5F51">
        <w:rPr>
          <w:rFonts w:ascii="Times New Roman" w:hAnsi="Times New Roman" w:cs="Times New Roman"/>
          <w:sz w:val="24"/>
          <w:szCs w:val="24"/>
        </w:rPr>
        <w:t>, Scope and Limitation of the study,</w:t>
      </w:r>
      <w:r w:rsidR="00DF5F51" w:rsidRPr="00DF5F51">
        <w:t xml:space="preserve"> </w:t>
      </w:r>
      <w:r w:rsidR="00DF5F51" w:rsidRPr="00DF5F51">
        <w:rPr>
          <w:rFonts w:ascii="Times New Roman" w:hAnsi="Times New Roman" w:cs="Times New Roman"/>
          <w:sz w:val="24"/>
          <w:szCs w:val="24"/>
        </w:rPr>
        <w:t>Significance of the Study</w:t>
      </w:r>
      <w:r w:rsidR="00DF5F51">
        <w:rPr>
          <w:rFonts w:ascii="Times New Roman" w:hAnsi="Times New Roman" w:cs="Times New Roman"/>
          <w:sz w:val="24"/>
          <w:szCs w:val="24"/>
        </w:rPr>
        <w:t xml:space="preserve"> as well as </w:t>
      </w:r>
      <w:r w:rsidR="00DF5F51" w:rsidRPr="00DF5F51">
        <w:rPr>
          <w:rFonts w:ascii="Times New Roman" w:hAnsi="Times New Roman" w:cs="Times New Roman"/>
          <w:sz w:val="24"/>
          <w:szCs w:val="24"/>
        </w:rPr>
        <w:t>Project Organization</w:t>
      </w:r>
      <w:r w:rsidR="00DF5F51">
        <w:rPr>
          <w:rFonts w:ascii="Times New Roman" w:hAnsi="Times New Roman" w:cs="Times New Roman"/>
          <w:sz w:val="24"/>
          <w:szCs w:val="24"/>
        </w:rPr>
        <w:t>.</w:t>
      </w:r>
    </w:p>
    <w:p w14:paraId="66499495" w14:textId="478989FE" w:rsidR="00F4388A" w:rsidRDefault="00F4388A" w:rsidP="00C711B1">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t>Background of the Study</w:t>
      </w:r>
    </w:p>
    <w:p w14:paraId="099721E6" w14:textId="20C22A88" w:rsidR="00F4388A" w:rsidRDefault="00F4388A" w:rsidP="00C711B1">
      <w:pPr>
        <w:pStyle w:val="ListParagraph"/>
        <w:spacing w:after="0" w:line="360" w:lineRule="auto"/>
        <w:ind w:left="0"/>
        <w:jc w:val="both"/>
        <w:rPr>
          <w:rFonts w:ascii="Times New Roman" w:hAnsi="Times New Roman"/>
          <w:sz w:val="24"/>
          <w:szCs w:val="24"/>
        </w:rPr>
      </w:pPr>
      <w:r w:rsidRPr="00E22C30">
        <w:rPr>
          <w:rFonts w:ascii="Times New Roman" w:hAnsi="Times New Roman"/>
          <w:sz w:val="24"/>
          <w:szCs w:val="24"/>
        </w:rPr>
        <w:t xml:space="preserve">The majority of </w:t>
      </w:r>
      <w:r w:rsidR="00B32CE4">
        <w:rPr>
          <w:rFonts w:ascii="Times New Roman" w:hAnsi="Times New Roman"/>
          <w:sz w:val="24"/>
          <w:szCs w:val="24"/>
        </w:rPr>
        <w:t xml:space="preserve">road </w:t>
      </w:r>
      <w:r w:rsidR="00967A2E">
        <w:rPr>
          <w:rFonts w:ascii="Times New Roman" w:hAnsi="Times New Roman"/>
          <w:sz w:val="24"/>
          <w:szCs w:val="24"/>
        </w:rPr>
        <w:t>users</w:t>
      </w:r>
      <w:r w:rsidRPr="00E22C30">
        <w:rPr>
          <w:rFonts w:ascii="Times New Roman" w:hAnsi="Times New Roman"/>
          <w:sz w:val="24"/>
          <w:szCs w:val="24"/>
        </w:rPr>
        <w:t xml:space="preserve"> </w:t>
      </w:r>
      <w:r w:rsidR="00B32CE4">
        <w:rPr>
          <w:rFonts w:ascii="Times New Roman" w:hAnsi="Times New Roman"/>
          <w:sz w:val="24"/>
          <w:szCs w:val="24"/>
        </w:rPr>
        <w:t xml:space="preserve">usually face a vehicle </w:t>
      </w:r>
      <w:r w:rsidR="00B32CE4" w:rsidRPr="00E22C30">
        <w:rPr>
          <w:rFonts w:ascii="Times New Roman" w:hAnsi="Times New Roman"/>
          <w:sz w:val="24"/>
          <w:szCs w:val="24"/>
        </w:rPr>
        <w:t>breakdown</w:t>
      </w:r>
      <w:r w:rsidRPr="00E22C30">
        <w:rPr>
          <w:rFonts w:ascii="Times New Roman" w:hAnsi="Times New Roman"/>
          <w:sz w:val="24"/>
          <w:szCs w:val="24"/>
        </w:rPr>
        <w:t xml:space="preserve"> when traveling</w:t>
      </w:r>
      <w:r w:rsidR="00B32CE4">
        <w:rPr>
          <w:rFonts w:ascii="Times New Roman" w:hAnsi="Times New Roman"/>
          <w:sz w:val="24"/>
          <w:szCs w:val="24"/>
        </w:rPr>
        <w:t xml:space="preserve"> on the major roads</w:t>
      </w:r>
      <w:r w:rsidRPr="00E22C30">
        <w:rPr>
          <w:rFonts w:ascii="Times New Roman" w:hAnsi="Times New Roman"/>
          <w:sz w:val="24"/>
          <w:szCs w:val="24"/>
        </w:rPr>
        <w:t>. The</w:t>
      </w:r>
      <w:r w:rsidR="00B32CE4">
        <w:rPr>
          <w:rFonts w:ascii="Times New Roman" w:hAnsi="Times New Roman"/>
          <w:sz w:val="24"/>
          <w:szCs w:val="24"/>
        </w:rPr>
        <w:t>se</w:t>
      </w:r>
      <w:r w:rsidRPr="00E22C30">
        <w:rPr>
          <w:rFonts w:ascii="Times New Roman" w:hAnsi="Times New Roman"/>
          <w:sz w:val="24"/>
          <w:szCs w:val="24"/>
        </w:rPr>
        <w:t xml:space="preserve"> </w:t>
      </w:r>
      <w:r w:rsidR="00B32CE4">
        <w:rPr>
          <w:rFonts w:ascii="Times New Roman" w:hAnsi="Times New Roman"/>
          <w:sz w:val="24"/>
          <w:szCs w:val="24"/>
        </w:rPr>
        <w:t xml:space="preserve">road </w:t>
      </w:r>
      <w:r w:rsidRPr="00E22C30">
        <w:rPr>
          <w:rFonts w:ascii="Times New Roman" w:hAnsi="Times New Roman"/>
          <w:sz w:val="24"/>
          <w:szCs w:val="24"/>
        </w:rPr>
        <w:t>user</w:t>
      </w:r>
      <w:r w:rsidR="00B32CE4">
        <w:rPr>
          <w:rFonts w:ascii="Times New Roman" w:hAnsi="Times New Roman"/>
          <w:sz w:val="24"/>
          <w:szCs w:val="24"/>
        </w:rPr>
        <w:t xml:space="preserve">s usually </w:t>
      </w:r>
      <w:r w:rsidRPr="00E22C30">
        <w:rPr>
          <w:rFonts w:ascii="Times New Roman" w:hAnsi="Times New Roman"/>
          <w:sz w:val="24"/>
          <w:szCs w:val="24"/>
        </w:rPr>
        <w:t>look for a</w:t>
      </w:r>
      <w:r w:rsidR="00B32CE4">
        <w:rPr>
          <w:rFonts w:ascii="Times New Roman" w:hAnsi="Times New Roman"/>
          <w:sz w:val="24"/>
          <w:szCs w:val="24"/>
        </w:rPr>
        <w:t xml:space="preserve">n automobile </w:t>
      </w:r>
      <w:r w:rsidRPr="00E22C30">
        <w:rPr>
          <w:rFonts w:ascii="Times New Roman" w:hAnsi="Times New Roman"/>
          <w:sz w:val="24"/>
          <w:szCs w:val="24"/>
        </w:rPr>
        <w:t>mechanic</w:t>
      </w:r>
      <w:r w:rsidR="00B32CE4">
        <w:rPr>
          <w:rFonts w:ascii="Times New Roman" w:hAnsi="Times New Roman"/>
          <w:sz w:val="24"/>
          <w:szCs w:val="24"/>
        </w:rPr>
        <w:t>,</w:t>
      </w:r>
      <w:r w:rsidRPr="00E22C30">
        <w:rPr>
          <w:rFonts w:ascii="Times New Roman" w:hAnsi="Times New Roman"/>
          <w:sz w:val="24"/>
          <w:szCs w:val="24"/>
        </w:rPr>
        <w:t xml:space="preserve"> and</w:t>
      </w:r>
      <w:r w:rsidR="00B32CE4">
        <w:rPr>
          <w:rFonts w:ascii="Times New Roman" w:hAnsi="Times New Roman"/>
          <w:sz w:val="24"/>
          <w:szCs w:val="24"/>
        </w:rPr>
        <w:t xml:space="preserve"> mechanic usually</w:t>
      </w:r>
      <w:r w:rsidRPr="00E22C30">
        <w:rPr>
          <w:rFonts w:ascii="Times New Roman" w:hAnsi="Times New Roman"/>
          <w:sz w:val="24"/>
          <w:szCs w:val="24"/>
        </w:rPr>
        <w:t xml:space="preserve"> </w:t>
      </w:r>
      <w:r w:rsidR="00B32CE4">
        <w:rPr>
          <w:rFonts w:ascii="Times New Roman" w:hAnsi="Times New Roman"/>
          <w:sz w:val="24"/>
          <w:szCs w:val="24"/>
        </w:rPr>
        <w:t xml:space="preserve">try to </w:t>
      </w:r>
      <w:r w:rsidRPr="00E22C30">
        <w:rPr>
          <w:rFonts w:ascii="Times New Roman" w:hAnsi="Times New Roman"/>
          <w:sz w:val="24"/>
          <w:szCs w:val="24"/>
        </w:rPr>
        <w:t xml:space="preserve">locate a </w:t>
      </w:r>
      <w:r w:rsidR="00967A2E">
        <w:rPr>
          <w:rFonts w:ascii="Times New Roman" w:hAnsi="Times New Roman"/>
          <w:sz w:val="24"/>
          <w:szCs w:val="24"/>
        </w:rPr>
        <w:t>spare parts</w:t>
      </w:r>
      <w:r w:rsidRPr="00E22C30">
        <w:rPr>
          <w:rFonts w:ascii="Times New Roman" w:hAnsi="Times New Roman"/>
          <w:sz w:val="24"/>
          <w:szCs w:val="24"/>
        </w:rPr>
        <w:t xml:space="preserve"> store</w:t>
      </w:r>
      <w:r w:rsidR="00C766BD">
        <w:rPr>
          <w:rFonts w:ascii="Times New Roman" w:hAnsi="Times New Roman"/>
          <w:sz w:val="24"/>
          <w:szCs w:val="24"/>
        </w:rPr>
        <w:t>.</w:t>
      </w:r>
      <w:r w:rsidRPr="00E22C30">
        <w:rPr>
          <w:rFonts w:ascii="Times New Roman" w:hAnsi="Times New Roman"/>
          <w:sz w:val="24"/>
          <w:szCs w:val="24"/>
        </w:rPr>
        <w:t xml:space="preserve"> </w:t>
      </w:r>
      <w:r>
        <w:rPr>
          <w:rFonts w:ascii="Times New Roman" w:hAnsi="Times New Roman"/>
          <w:sz w:val="24"/>
          <w:szCs w:val="24"/>
        </w:rPr>
        <w:t xml:space="preserve">Sometimes </w:t>
      </w:r>
      <w:r w:rsidR="00967A2E">
        <w:rPr>
          <w:rFonts w:ascii="Times New Roman" w:hAnsi="Times New Roman"/>
          <w:sz w:val="24"/>
          <w:szCs w:val="24"/>
        </w:rPr>
        <w:t>travelers</w:t>
      </w:r>
      <w:r w:rsidRPr="00E22C30">
        <w:rPr>
          <w:rFonts w:ascii="Times New Roman" w:hAnsi="Times New Roman"/>
          <w:sz w:val="24"/>
          <w:szCs w:val="24"/>
        </w:rPr>
        <w:t xml:space="preserve"> </w:t>
      </w:r>
      <w:r w:rsidR="00967A2E">
        <w:rPr>
          <w:rFonts w:ascii="Times New Roman" w:hAnsi="Times New Roman"/>
          <w:sz w:val="24"/>
          <w:szCs w:val="24"/>
        </w:rPr>
        <w:t>have</w:t>
      </w:r>
      <w:r w:rsidRPr="00E22C30">
        <w:rPr>
          <w:rFonts w:ascii="Times New Roman" w:hAnsi="Times New Roman"/>
          <w:sz w:val="24"/>
          <w:szCs w:val="24"/>
        </w:rPr>
        <w:t xml:space="preserve"> to find other</w:t>
      </w:r>
      <w:r>
        <w:rPr>
          <w:rFonts w:ascii="Times New Roman" w:hAnsi="Times New Roman"/>
          <w:sz w:val="24"/>
          <w:szCs w:val="24"/>
        </w:rPr>
        <w:t xml:space="preserve"> means to </w:t>
      </w:r>
      <w:r w:rsidRPr="00E22C30">
        <w:rPr>
          <w:rFonts w:ascii="Times New Roman" w:hAnsi="Times New Roman"/>
          <w:sz w:val="24"/>
          <w:szCs w:val="24"/>
        </w:rPr>
        <w:t>transport</w:t>
      </w:r>
      <w:r>
        <w:rPr>
          <w:rFonts w:ascii="Times New Roman" w:hAnsi="Times New Roman"/>
          <w:sz w:val="24"/>
          <w:szCs w:val="24"/>
        </w:rPr>
        <w:t xml:space="preserve"> themselves</w:t>
      </w:r>
      <w:r w:rsidRPr="00E22C30">
        <w:rPr>
          <w:rFonts w:ascii="Times New Roman" w:hAnsi="Times New Roman"/>
          <w:sz w:val="24"/>
          <w:szCs w:val="24"/>
        </w:rPr>
        <w:t>.</w:t>
      </w:r>
      <w:r>
        <w:rPr>
          <w:rFonts w:ascii="Times New Roman" w:hAnsi="Times New Roman"/>
          <w:sz w:val="24"/>
          <w:szCs w:val="24"/>
        </w:rPr>
        <w:t xml:space="preserve"> </w:t>
      </w:r>
      <w:r>
        <w:rPr>
          <w:rFonts w:ascii="Times New Roman" w:hAnsi="Times New Roman" w:cs="Times New Roman"/>
          <w:color w:val="000000" w:themeColor="text1"/>
          <w:sz w:val="24"/>
          <w:szCs w:val="24"/>
          <w:shd w:val="clear" w:color="auto" w:fill="FFFFFF"/>
        </w:rPr>
        <w:t xml:space="preserve">A lot of people are facing difficulties getting help when their car breaks down on the road. Many of them do not have any Car Repair Service Providers’ contact </w:t>
      </w:r>
      <w:r w:rsidR="00967A2E">
        <w:rPr>
          <w:rFonts w:ascii="Times New Roman" w:hAnsi="Times New Roman" w:cs="Times New Roman"/>
          <w:color w:val="000000" w:themeColor="text1"/>
          <w:sz w:val="24"/>
          <w:szCs w:val="24"/>
          <w:shd w:val="clear" w:color="auto" w:fill="FFFFFF"/>
        </w:rPr>
        <w:t>numbers</w:t>
      </w:r>
      <w:r>
        <w:rPr>
          <w:rFonts w:ascii="Times New Roman" w:hAnsi="Times New Roman" w:cs="Times New Roman"/>
          <w:color w:val="000000" w:themeColor="text1"/>
          <w:sz w:val="24"/>
          <w:szCs w:val="24"/>
          <w:shd w:val="clear" w:color="auto" w:fill="FFFFFF"/>
        </w:rPr>
        <w:t xml:space="preserve"> and could not get help as the Car Repair Service Providers might be far away from their locations. These problems are the motivations for the development of this project to help those who are in need when their car breaks down along the roads. During the holiday seasons, cases of car breakdowns increase more as long trips put vehicles at greater risk of breakdown. In case of </w:t>
      </w:r>
      <w:r w:rsidR="00967A2E">
        <w:rPr>
          <w:rFonts w:ascii="Times New Roman" w:hAnsi="Times New Roman" w:cs="Times New Roman"/>
          <w:color w:val="000000" w:themeColor="text1"/>
          <w:sz w:val="24"/>
          <w:szCs w:val="24"/>
          <w:shd w:val="clear" w:color="auto" w:fill="FFFFFF"/>
        </w:rPr>
        <w:t xml:space="preserve">a </w:t>
      </w:r>
      <w:r>
        <w:rPr>
          <w:rFonts w:ascii="Times New Roman" w:hAnsi="Times New Roman" w:cs="Times New Roman"/>
          <w:color w:val="000000" w:themeColor="text1"/>
          <w:sz w:val="24"/>
          <w:szCs w:val="24"/>
          <w:shd w:val="clear" w:color="auto" w:fill="FFFFFF"/>
        </w:rPr>
        <w:t xml:space="preserve">breakdown in the state route and the route in the city, it can be difficult to get help if the driver is not familiar with that place. When it comes to breakdowns in rural areas, it could be worse since the breakdown point is far from the car repair service providers </w:t>
      </w:r>
      <w:commentRangeStart w:id="0"/>
      <w:r>
        <w:rPr>
          <w:rFonts w:ascii="Times New Roman" w:hAnsi="Times New Roman"/>
          <w:sz w:val="24"/>
          <w:szCs w:val="24"/>
        </w:rPr>
        <w:t>(</w:t>
      </w:r>
      <w:r w:rsidRPr="00251342">
        <w:rPr>
          <w:rFonts w:ascii="Times New Roman" w:hAnsi="Times New Roman"/>
          <w:sz w:val="24"/>
          <w:szCs w:val="24"/>
        </w:rPr>
        <w:t>Surekha</w:t>
      </w:r>
      <w:r w:rsidR="008605C3">
        <w:rPr>
          <w:rFonts w:ascii="Times New Roman" w:hAnsi="Times New Roman"/>
          <w:sz w:val="24"/>
          <w:szCs w:val="24"/>
        </w:rPr>
        <w:t xml:space="preserve">, </w:t>
      </w:r>
      <w:r w:rsidRPr="00251342">
        <w:rPr>
          <w:rFonts w:ascii="Times New Roman" w:hAnsi="Times New Roman"/>
          <w:sz w:val="24"/>
          <w:szCs w:val="24"/>
        </w:rPr>
        <w:t>2021)</w:t>
      </w:r>
      <w:r w:rsidRPr="00E35E19">
        <w:rPr>
          <w:rFonts w:ascii="Times New Roman" w:hAnsi="Times New Roman"/>
          <w:sz w:val="24"/>
          <w:szCs w:val="24"/>
        </w:rPr>
        <w:t>.</w:t>
      </w:r>
      <w:commentRangeEnd w:id="0"/>
      <w:r w:rsidR="0013205D">
        <w:rPr>
          <w:rStyle w:val="CommentReference"/>
          <w:rFonts w:ascii="Calibri" w:eastAsia="Calibri" w:hAnsi="Calibri" w:cs="Times New Roman"/>
        </w:rPr>
        <w:commentReference w:id="0"/>
      </w:r>
    </w:p>
    <w:p w14:paraId="0494CB6A" w14:textId="727A2D94" w:rsidR="00237F97" w:rsidRPr="007B45DD" w:rsidRDefault="00237F97" w:rsidP="00C711B1">
      <w:pPr>
        <w:spacing w:line="360" w:lineRule="auto"/>
        <w:jc w:val="both"/>
        <w:rPr>
          <w:rFonts w:ascii="Times New Roman" w:hAnsi="Times New Roman" w:cs="Times New Roman"/>
          <w:sz w:val="24"/>
          <w:szCs w:val="24"/>
        </w:rPr>
      </w:pPr>
      <w:r w:rsidRPr="007B45DD">
        <w:rPr>
          <w:rFonts w:ascii="Times New Roman" w:hAnsi="Times New Roman" w:cs="Times New Roman"/>
          <w:sz w:val="24"/>
          <w:szCs w:val="24"/>
        </w:rPr>
        <w:t xml:space="preserve">A Geographic Information System (GIS) is a computer-based information system for storing, managing and analyzing, and invoking geographic reference data that has developed rapidly in the last five years, GIS is a computer system that captures, stores, validates and displays data about locations on the Earth's surface. GIS can display a wide range of data on a single map, including streets, buildings, and plants. This allows people to </w:t>
      </w:r>
      <w:r w:rsidR="00967A2E">
        <w:rPr>
          <w:rFonts w:ascii="Times New Roman" w:hAnsi="Times New Roman" w:cs="Times New Roman"/>
          <w:sz w:val="24"/>
          <w:szCs w:val="24"/>
        </w:rPr>
        <w:t>quickly identify, evaluate, and comprehend patterns and correlations</w:t>
      </w:r>
      <w:r w:rsidRPr="007B45DD">
        <w:rPr>
          <w:rFonts w:ascii="Times New Roman" w:hAnsi="Times New Roman" w:cs="Times New Roman"/>
          <w:sz w:val="24"/>
          <w:szCs w:val="24"/>
        </w:rPr>
        <w:t xml:space="preserve">. the aim of this project is to aid in simplifying the process of finding </w:t>
      </w:r>
      <w:r>
        <w:rPr>
          <w:rFonts w:ascii="Times New Roman" w:hAnsi="Times New Roman" w:cs="Times New Roman"/>
          <w:sz w:val="24"/>
          <w:szCs w:val="24"/>
        </w:rPr>
        <w:t xml:space="preserve">the nearest mechanic </w:t>
      </w:r>
      <w:r w:rsidRPr="007B45DD">
        <w:rPr>
          <w:rFonts w:ascii="Times New Roman" w:hAnsi="Times New Roman" w:cs="Times New Roman"/>
          <w:sz w:val="24"/>
          <w:szCs w:val="24"/>
        </w:rPr>
        <w:t>through media mapping</w:t>
      </w:r>
      <w:r w:rsidR="00967A2E">
        <w:rPr>
          <w:rFonts w:ascii="Times New Roman" w:hAnsi="Times New Roman" w:cs="Times New Roman"/>
          <w:sz w:val="24"/>
          <w:szCs w:val="24"/>
        </w:rPr>
        <w:t xml:space="preserve"> </w:t>
      </w:r>
      <w:commentRangeStart w:id="1"/>
      <w:r w:rsidR="00967A2E" w:rsidRPr="007B45DD">
        <w:rPr>
          <w:rFonts w:ascii="Times New Roman" w:hAnsi="Times New Roman" w:cs="Times New Roman"/>
          <w:sz w:val="24"/>
          <w:szCs w:val="24"/>
        </w:rPr>
        <w:t>(Wibowo, 2018)</w:t>
      </w:r>
      <w:r w:rsidR="00967A2E">
        <w:rPr>
          <w:rFonts w:ascii="Times New Roman" w:hAnsi="Times New Roman" w:cs="Times New Roman"/>
          <w:sz w:val="24"/>
          <w:szCs w:val="24"/>
        </w:rPr>
        <w:t>.</w:t>
      </w:r>
      <w:commentRangeEnd w:id="1"/>
      <w:r w:rsidR="0013205D">
        <w:rPr>
          <w:rStyle w:val="CommentReference"/>
          <w:rFonts w:ascii="Calibri" w:eastAsia="Calibri" w:hAnsi="Calibri" w:cs="Times New Roman"/>
        </w:rPr>
        <w:commentReference w:id="1"/>
      </w:r>
    </w:p>
    <w:p w14:paraId="1FC78D57" w14:textId="39A40719" w:rsidR="00F4388A" w:rsidRPr="00E35E19" w:rsidRDefault="00967A2E" w:rsidP="00C711B1">
      <w:pPr>
        <w:pStyle w:val="ListParagraph"/>
        <w:spacing w:after="0" w:line="360" w:lineRule="auto"/>
        <w:ind w:left="0"/>
        <w:jc w:val="both"/>
        <w:rPr>
          <w:rFonts w:ascii="Times New Roman" w:hAnsi="Times New Roman"/>
          <w:sz w:val="24"/>
          <w:szCs w:val="24"/>
        </w:rPr>
      </w:pPr>
      <w:r>
        <w:rPr>
          <w:rFonts w:ascii="Times New Roman" w:hAnsi="Times New Roman"/>
          <w:sz w:val="24"/>
          <w:szCs w:val="24"/>
        </w:rPr>
        <w:t>Traveling</w:t>
      </w:r>
      <w:r w:rsidR="00F4388A" w:rsidRPr="00E35E19">
        <w:rPr>
          <w:rFonts w:ascii="Times New Roman" w:hAnsi="Times New Roman"/>
          <w:sz w:val="24"/>
          <w:szCs w:val="24"/>
        </w:rPr>
        <w:t xml:space="preserve"> is a delightful experience </w:t>
      </w:r>
      <w:r>
        <w:rPr>
          <w:rFonts w:ascii="Times New Roman" w:hAnsi="Times New Roman"/>
          <w:sz w:val="24"/>
          <w:szCs w:val="24"/>
        </w:rPr>
        <w:t>that</w:t>
      </w:r>
      <w:r w:rsidR="00F4388A" w:rsidRPr="00E35E19">
        <w:rPr>
          <w:rFonts w:ascii="Times New Roman" w:hAnsi="Times New Roman"/>
          <w:sz w:val="24"/>
          <w:szCs w:val="24"/>
        </w:rPr>
        <w:t xml:space="preserve"> everyone </w:t>
      </w:r>
      <w:r w:rsidR="00237F97">
        <w:rPr>
          <w:rFonts w:ascii="Times New Roman" w:hAnsi="Times New Roman"/>
          <w:sz w:val="24"/>
          <w:szCs w:val="24"/>
        </w:rPr>
        <w:t>ha</w:t>
      </w:r>
      <w:r w:rsidR="00F4388A" w:rsidRPr="00E35E19">
        <w:rPr>
          <w:rFonts w:ascii="Times New Roman" w:hAnsi="Times New Roman"/>
          <w:sz w:val="24"/>
          <w:szCs w:val="24"/>
        </w:rPr>
        <w:t xml:space="preserve">s experienced so we plan ahead but due to unforeseen situations there may be complications to our vehicles the application will use the user's current location to decide the nearest mechanic workshop or garage available and display all the remaining mechanic shops in ascending order of the distance from the user. When we take the </w:t>
      </w:r>
      <w:r w:rsidR="00F4388A" w:rsidRPr="00E35E19">
        <w:rPr>
          <w:rFonts w:ascii="Times New Roman" w:hAnsi="Times New Roman"/>
          <w:sz w:val="24"/>
          <w:szCs w:val="24"/>
        </w:rPr>
        <w:lastRenderedPageBreak/>
        <w:t xml:space="preserve">situation of Vehicle breakdown there are different aspects </w:t>
      </w:r>
      <w:r w:rsidR="002A1A46">
        <w:rPr>
          <w:rFonts w:ascii="Times New Roman" w:hAnsi="Times New Roman"/>
          <w:sz w:val="24"/>
          <w:szCs w:val="24"/>
        </w:rPr>
        <w:t>that</w:t>
      </w:r>
      <w:r w:rsidR="00F4388A" w:rsidRPr="00E35E19">
        <w:rPr>
          <w:rFonts w:ascii="Times New Roman" w:hAnsi="Times New Roman"/>
          <w:sz w:val="24"/>
          <w:szCs w:val="24"/>
        </w:rPr>
        <w:t xml:space="preserve"> can cause problems that lead to injuries and fatalities</w:t>
      </w:r>
      <w:r w:rsidR="008235A2">
        <w:rPr>
          <w:rFonts w:ascii="Times New Roman" w:hAnsi="Times New Roman"/>
          <w:sz w:val="24"/>
          <w:szCs w:val="24"/>
        </w:rPr>
        <w:t xml:space="preserve"> </w:t>
      </w:r>
      <w:commentRangeStart w:id="2"/>
      <w:r w:rsidR="00F4388A">
        <w:rPr>
          <w:rFonts w:ascii="Times New Roman" w:hAnsi="Times New Roman"/>
          <w:sz w:val="24"/>
          <w:szCs w:val="24"/>
        </w:rPr>
        <w:t>(</w:t>
      </w:r>
      <w:r w:rsidR="00F4388A" w:rsidRPr="00251342">
        <w:rPr>
          <w:rFonts w:ascii="Times New Roman" w:hAnsi="Times New Roman"/>
          <w:sz w:val="24"/>
          <w:szCs w:val="24"/>
        </w:rPr>
        <w:t>Surekha,</w:t>
      </w:r>
      <w:r w:rsidR="008605C3">
        <w:rPr>
          <w:rFonts w:ascii="Times New Roman" w:hAnsi="Times New Roman"/>
          <w:sz w:val="24"/>
          <w:szCs w:val="24"/>
        </w:rPr>
        <w:t xml:space="preserve"> </w:t>
      </w:r>
      <w:r w:rsidR="00F4388A" w:rsidRPr="00251342">
        <w:rPr>
          <w:rFonts w:ascii="Times New Roman" w:hAnsi="Times New Roman"/>
          <w:sz w:val="24"/>
          <w:szCs w:val="24"/>
        </w:rPr>
        <w:t>2021)</w:t>
      </w:r>
      <w:r w:rsidR="00F4388A" w:rsidRPr="00E35E19">
        <w:rPr>
          <w:rFonts w:ascii="Times New Roman" w:hAnsi="Times New Roman"/>
          <w:sz w:val="24"/>
          <w:szCs w:val="24"/>
        </w:rPr>
        <w:t>.</w:t>
      </w:r>
      <w:commentRangeEnd w:id="2"/>
      <w:r w:rsidR="0013205D">
        <w:rPr>
          <w:rStyle w:val="CommentReference"/>
          <w:rFonts w:ascii="Calibri" w:eastAsia="Calibri" w:hAnsi="Calibri" w:cs="Times New Roman"/>
        </w:rPr>
        <w:commentReference w:id="2"/>
      </w:r>
    </w:p>
    <w:p w14:paraId="45686868" w14:textId="16364592" w:rsidR="00237F97" w:rsidRDefault="008235A2" w:rsidP="00C711B1">
      <w:pPr>
        <w:spacing w:line="360" w:lineRule="auto"/>
        <w:jc w:val="both"/>
        <w:rPr>
          <w:rFonts w:ascii="Times New Roman" w:eastAsia="Times New Roman" w:hAnsi="Times New Roman" w:cs="Times New Roman"/>
          <w:color w:val="000000" w:themeColor="text1"/>
          <w:sz w:val="24"/>
          <w:szCs w:val="24"/>
        </w:rPr>
      </w:pPr>
      <w:r>
        <w:rPr>
          <w:rFonts w:ascii="Times New Roman" w:hAnsi="Times New Roman"/>
          <w:sz w:val="24"/>
          <w:szCs w:val="24"/>
        </w:rPr>
        <w:t>Geo-</w:t>
      </w:r>
      <w:r w:rsidR="00F4388A" w:rsidRPr="00E35E19">
        <w:rPr>
          <w:rFonts w:ascii="Times New Roman" w:hAnsi="Times New Roman"/>
          <w:sz w:val="24"/>
          <w:szCs w:val="24"/>
        </w:rPr>
        <w:t>Locator</w:t>
      </w:r>
      <w:r>
        <w:rPr>
          <w:rFonts w:ascii="Times New Roman" w:hAnsi="Times New Roman"/>
          <w:sz w:val="24"/>
          <w:szCs w:val="24"/>
        </w:rPr>
        <w:t>s</w:t>
      </w:r>
      <w:r w:rsidR="00F4388A" w:rsidRPr="00E35E19">
        <w:rPr>
          <w:rFonts w:ascii="Times New Roman" w:hAnsi="Times New Roman"/>
          <w:sz w:val="24"/>
          <w:szCs w:val="24"/>
        </w:rPr>
        <w:t xml:space="preserve"> </w:t>
      </w:r>
      <w:r>
        <w:rPr>
          <w:rFonts w:ascii="Times New Roman" w:hAnsi="Times New Roman"/>
          <w:sz w:val="24"/>
          <w:szCs w:val="24"/>
        </w:rPr>
        <w:t>give</w:t>
      </w:r>
      <w:r w:rsidR="00F4388A" w:rsidRPr="00E35E19">
        <w:rPr>
          <w:rFonts w:ascii="Times New Roman" w:hAnsi="Times New Roman"/>
          <w:sz w:val="24"/>
          <w:szCs w:val="24"/>
        </w:rPr>
        <w:t xml:space="preserve"> accurate information about </w:t>
      </w:r>
      <w:r>
        <w:rPr>
          <w:rFonts w:ascii="Times New Roman" w:hAnsi="Times New Roman"/>
          <w:sz w:val="24"/>
          <w:szCs w:val="24"/>
        </w:rPr>
        <w:t xml:space="preserve">the </w:t>
      </w:r>
      <w:r w:rsidR="00F4388A" w:rsidRPr="00E35E19">
        <w:rPr>
          <w:rFonts w:ascii="Times New Roman" w:hAnsi="Times New Roman"/>
          <w:sz w:val="24"/>
          <w:szCs w:val="24"/>
        </w:rPr>
        <w:t>nearest garage or workshop facilities around a particular area</w:t>
      </w:r>
      <w:r w:rsidR="002A1A46">
        <w:rPr>
          <w:rFonts w:ascii="Times New Roman" w:hAnsi="Times New Roman"/>
          <w:sz w:val="24"/>
          <w:szCs w:val="24"/>
        </w:rPr>
        <w:t>, allowing users to reduce the time required to search</w:t>
      </w:r>
      <w:r w:rsidR="00F4388A" w:rsidRPr="00E35E19">
        <w:rPr>
          <w:rFonts w:ascii="Times New Roman" w:hAnsi="Times New Roman"/>
          <w:sz w:val="24"/>
          <w:szCs w:val="24"/>
        </w:rPr>
        <w:t xml:space="preserve"> the mechanic garage once the incident happens. </w:t>
      </w:r>
      <w:r w:rsidR="00F4388A">
        <w:rPr>
          <w:rFonts w:ascii="Times New Roman" w:eastAsia="Times New Roman" w:hAnsi="Times New Roman" w:cs="Times New Roman"/>
          <w:color w:val="000000" w:themeColor="text1"/>
          <w:sz w:val="24"/>
          <w:szCs w:val="24"/>
        </w:rPr>
        <w:t xml:space="preserve">This application helps you to find your nearby service centers, </w:t>
      </w:r>
      <w:r>
        <w:rPr>
          <w:rFonts w:ascii="Times New Roman" w:eastAsia="Times New Roman" w:hAnsi="Times New Roman" w:cs="Times New Roman"/>
          <w:color w:val="000000" w:themeColor="text1"/>
          <w:sz w:val="24"/>
          <w:szCs w:val="24"/>
        </w:rPr>
        <w:t xml:space="preserve">and </w:t>
      </w:r>
      <w:r w:rsidR="00F4388A">
        <w:rPr>
          <w:rFonts w:ascii="Times New Roman" w:eastAsia="Times New Roman" w:hAnsi="Times New Roman" w:cs="Times New Roman"/>
          <w:color w:val="000000" w:themeColor="text1"/>
          <w:sz w:val="24"/>
          <w:szCs w:val="24"/>
        </w:rPr>
        <w:t xml:space="preserve">exact locations with the distance from your place the directions using Google Maps let you know with ease to access with the help of this application on your smart </w:t>
      </w:r>
      <w:r>
        <w:rPr>
          <w:rFonts w:ascii="Times New Roman" w:eastAsia="Times New Roman" w:hAnsi="Times New Roman" w:cs="Times New Roman"/>
          <w:color w:val="000000" w:themeColor="text1"/>
          <w:sz w:val="24"/>
          <w:szCs w:val="24"/>
        </w:rPr>
        <w:t>mobile</w:t>
      </w:r>
      <w:r w:rsidR="00F4388A">
        <w:rPr>
          <w:rFonts w:ascii="Times New Roman" w:eastAsia="Times New Roman" w:hAnsi="Times New Roman" w:cs="Times New Roman"/>
          <w:color w:val="000000" w:themeColor="text1"/>
          <w:sz w:val="24"/>
          <w:szCs w:val="24"/>
        </w:rPr>
        <w:t>.</w:t>
      </w:r>
    </w:p>
    <w:p w14:paraId="235813F8" w14:textId="77777777" w:rsidR="008605C3" w:rsidRDefault="00F80214" w:rsidP="00C711B1">
      <w:pPr>
        <w:spacing w:line="360" w:lineRule="auto"/>
        <w:jc w:val="both"/>
        <w:rPr>
          <w:ins w:id="3" w:author="Richard Emmanuel" w:date="2023-08-27T15:17:00Z"/>
          <w:rFonts w:ascii="Times New Roman" w:eastAsia="Times New Roman" w:hAnsi="Times New Roman" w:cs="Times New Roman"/>
          <w:color w:val="0D0D0D" w:themeColor="text1" w:themeTint="F2"/>
          <w:sz w:val="24"/>
          <w:szCs w:val="24"/>
        </w:rPr>
      </w:pPr>
      <w:r w:rsidRPr="00F80214">
        <w:rPr>
          <w:rFonts w:ascii="Times New Roman" w:eastAsia="Times New Roman" w:hAnsi="Times New Roman" w:cs="Times New Roman"/>
          <w:color w:val="0D0D0D" w:themeColor="text1" w:themeTint="F2"/>
          <w:sz w:val="24"/>
          <w:szCs w:val="24"/>
          <w:rPrChange w:id="4" w:author="Richard Emmanuel" w:date="2023-08-27T15:01:00Z">
            <w:rPr>
              <w:rFonts w:ascii="Times New Roman" w:eastAsia="Times New Roman" w:hAnsi="Times New Roman" w:cs="Times New Roman"/>
              <w:color w:val="000000" w:themeColor="text1"/>
              <w:sz w:val="24"/>
              <w:szCs w:val="24"/>
            </w:rPr>
          </w:rPrChange>
        </w:rPr>
        <w:t>This highlights the need for a mobile-based solution that will ease the difficulties in locating nearby mechanics and garages when faced with unexpected vehicle breakdowns. Such an application, utilizing Geographic Information System (GIS) technology, can provide users with real-time information about the nearest service centers, their exact locations, and the distances from the user's current position. With the convenience of directions using Google Maps, travelers can swiftly and efficiently access assistance when their vehicles encounter issues during their journeys. This innovative solution addresses the challenges that road users often encounter, especially during holiday seasons or in unfamiliar locations, making it a valuable tool for enhancing road safety and the overall travel experience.</w:t>
      </w:r>
    </w:p>
    <w:p w14:paraId="00E95264" w14:textId="5C23A4D6" w:rsidR="00237F97" w:rsidRDefault="00F4388A" w:rsidP="00C711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proposed</w:t>
      </w:r>
      <w:r w:rsidR="0013205D">
        <w:rPr>
          <w:rFonts w:ascii="Times New Roman" w:eastAsia="Times New Roman" w:hAnsi="Times New Roman" w:cs="Times New Roman"/>
          <w:color w:val="000000" w:themeColor="text1"/>
          <w:sz w:val="24"/>
          <w:szCs w:val="24"/>
        </w:rPr>
        <w:t xml:space="preserve"> system wi</w:t>
      </w:r>
      <w:r w:rsidR="008605C3">
        <w:rPr>
          <w:rFonts w:ascii="Times New Roman" w:eastAsia="Times New Roman" w:hAnsi="Times New Roman" w:cs="Times New Roman"/>
          <w:color w:val="000000" w:themeColor="text1"/>
          <w:sz w:val="24"/>
          <w:szCs w:val="24"/>
        </w:rPr>
        <w:t>ll</w:t>
      </w:r>
      <w:r>
        <w:rPr>
          <w:rFonts w:ascii="Times New Roman" w:eastAsia="Times New Roman" w:hAnsi="Times New Roman" w:cs="Times New Roman"/>
          <w:color w:val="000000" w:themeColor="text1"/>
          <w:sz w:val="24"/>
          <w:szCs w:val="24"/>
        </w:rPr>
        <w:t xml:space="preserve"> provide the system with the highest level of user-friendliness through efficiency, accuracy, availability</w:t>
      </w:r>
      <w:r w:rsidR="001C123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and reliability that can be achieved through system performance.</w:t>
      </w:r>
    </w:p>
    <w:p w14:paraId="73B9F5F9" w14:textId="75C9A774" w:rsidR="00F4388A" w:rsidRDefault="00F4388A" w:rsidP="00C711B1">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sidR="00AA17B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Problem statement</w:t>
      </w:r>
    </w:p>
    <w:p w14:paraId="401E4585" w14:textId="77400C3D" w:rsidR="00F4388A" w:rsidRDefault="00F4388A" w:rsidP="00C711B1">
      <w:pPr>
        <w:spacing w:after="0" w:line="360" w:lineRule="auto"/>
        <w:jc w:val="both"/>
        <w:rPr>
          <w:ins w:id="5" w:author="ABUBAKAR BALARABE" w:date="2023-08-22T16:18:00Z"/>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problem while </w:t>
      </w:r>
      <w:r w:rsidR="00A74846">
        <w:rPr>
          <w:rFonts w:ascii="Times New Roman" w:hAnsi="Times New Roman" w:cs="Times New Roman"/>
          <w:color w:val="000000" w:themeColor="text1"/>
          <w:sz w:val="24"/>
          <w:szCs w:val="24"/>
        </w:rPr>
        <w:t>traveling</w:t>
      </w:r>
      <w:r>
        <w:rPr>
          <w:rFonts w:ascii="Times New Roman" w:hAnsi="Times New Roman" w:cs="Times New Roman"/>
          <w:color w:val="000000" w:themeColor="text1"/>
          <w:sz w:val="24"/>
          <w:szCs w:val="24"/>
        </w:rPr>
        <w:t xml:space="preserve"> is </w:t>
      </w:r>
      <w:r w:rsidR="00A74846">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breakdown of our vehicle.</w:t>
      </w:r>
      <w:r w:rsidR="0069736B">
        <w:rPr>
          <w:rFonts w:ascii="Times New Roman" w:hAnsi="Times New Roman" w:cs="Times New Roman"/>
          <w:color w:val="000000" w:themeColor="text1"/>
          <w:sz w:val="24"/>
          <w:szCs w:val="24"/>
        </w:rPr>
        <w:t xml:space="preserve"> </w:t>
      </w:r>
      <w:r w:rsidR="0069736B">
        <w:rPr>
          <w:rFonts w:ascii="Times New Roman" w:hAnsi="Times New Roman"/>
          <w:sz w:val="24"/>
          <w:szCs w:val="24"/>
        </w:rPr>
        <w:t>In the</w:t>
      </w:r>
      <w:r w:rsidR="0069736B" w:rsidRPr="00E35E19">
        <w:rPr>
          <w:rFonts w:ascii="Times New Roman" w:hAnsi="Times New Roman"/>
          <w:sz w:val="24"/>
          <w:szCs w:val="24"/>
        </w:rPr>
        <w:t xml:space="preserve"> existing system</w:t>
      </w:r>
      <w:r w:rsidR="00A74846">
        <w:rPr>
          <w:rFonts w:ascii="Times New Roman" w:hAnsi="Times New Roman"/>
          <w:sz w:val="24"/>
          <w:szCs w:val="24"/>
        </w:rPr>
        <w:t>,</w:t>
      </w:r>
      <w:r w:rsidR="0069736B" w:rsidRPr="00E35E19">
        <w:rPr>
          <w:rFonts w:ascii="Times New Roman" w:hAnsi="Times New Roman"/>
          <w:sz w:val="24"/>
          <w:szCs w:val="24"/>
        </w:rPr>
        <w:t xml:space="preserve"> there are users who have their own mechanic </w:t>
      </w:r>
      <w:r w:rsidR="0069736B">
        <w:rPr>
          <w:rFonts w:ascii="Times New Roman" w:hAnsi="Times New Roman"/>
          <w:sz w:val="24"/>
          <w:szCs w:val="24"/>
        </w:rPr>
        <w:t>contact details</w:t>
      </w:r>
      <w:r w:rsidR="0069736B" w:rsidRPr="00E35E19">
        <w:rPr>
          <w:rFonts w:ascii="Times New Roman" w:hAnsi="Times New Roman"/>
          <w:sz w:val="24"/>
          <w:szCs w:val="24"/>
        </w:rPr>
        <w:t xml:space="preserve"> and it is also</w:t>
      </w:r>
      <w:r w:rsidR="0069736B">
        <w:rPr>
          <w:rFonts w:ascii="Times New Roman" w:hAnsi="Times New Roman"/>
          <w:sz w:val="24"/>
          <w:szCs w:val="24"/>
        </w:rPr>
        <w:t xml:space="preserve"> difficult for them to arrive in</w:t>
      </w:r>
      <w:r w:rsidR="0069736B" w:rsidRPr="00E35E19">
        <w:rPr>
          <w:rFonts w:ascii="Times New Roman" w:hAnsi="Times New Roman"/>
          <w:sz w:val="24"/>
          <w:szCs w:val="24"/>
        </w:rPr>
        <w:t xml:space="preserve"> time or might not </w:t>
      </w:r>
      <w:r w:rsidR="00A74846">
        <w:rPr>
          <w:rFonts w:ascii="Times New Roman" w:hAnsi="Times New Roman"/>
          <w:sz w:val="24"/>
          <w:szCs w:val="24"/>
        </w:rPr>
        <w:t>be</w:t>
      </w:r>
      <w:r w:rsidR="0069736B" w:rsidRPr="00E35E19">
        <w:rPr>
          <w:rFonts w:ascii="Times New Roman" w:hAnsi="Times New Roman"/>
          <w:sz w:val="24"/>
          <w:szCs w:val="24"/>
        </w:rPr>
        <w:t xml:space="preserve"> close to </w:t>
      </w:r>
      <w:r w:rsidR="000A503F">
        <w:rPr>
          <w:rFonts w:ascii="Times New Roman" w:hAnsi="Times New Roman"/>
          <w:sz w:val="24"/>
          <w:szCs w:val="24"/>
        </w:rPr>
        <w:t>the area of breakdown</w:t>
      </w:r>
      <w:r w:rsidR="0069736B" w:rsidRPr="00E35E19">
        <w:rPr>
          <w:rFonts w:ascii="Times New Roman" w:hAnsi="Times New Roman"/>
          <w:sz w:val="24"/>
          <w:szCs w:val="24"/>
        </w:rPr>
        <w:t xml:space="preserve"> at that time. The only way is to look for any other transportation at that time of </w:t>
      </w:r>
      <w:r w:rsidR="00FF2AB7">
        <w:rPr>
          <w:rFonts w:ascii="Times New Roman" w:hAnsi="Times New Roman"/>
          <w:sz w:val="24"/>
          <w:szCs w:val="24"/>
        </w:rPr>
        <w:t>incidence</w:t>
      </w:r>
      <w:r w:rsidR="0069736B" w:rsidRPr="00E35E19">
        <w:rPr>
          <w:rFonts w:ascii="Times New Roman" w:hAnsi="Times New Roman"/>
          <w:sz w:val="24"/>
          <w:szCs w:val="24"/>
        </w:rPr>
        <w:t xml:space="preserve"> and then they need to get a mechanic to the particular location at which they have left their vehicle</w:t>
      </w:r>
      <w:r w:rsidR="0069736B">
        <w:rPr>
          <w:rFonts w:ascii="Times New Roman" w:hAnsi="Times New Roman"/>
          <w:sz w:val="24"/>
          <w:szCs w:val="24"/>
        </w:rPr>
        <w:t>, although the safety of their vehicles is not guaranteed.</w:t>
      </w:r>
      <w:r>
        <w:rPr>
          <w:rFonts w:ascii="Times New Roman" w:hAnsi="Times New Roman" w:cs="Times New Roman"/>
          <w:color w:val="000000" w:themeColor="text1"/>
          <w:sz w:val="24"/>
          <w:szCs w:val="24"/>
        </w:rPr>
        <w:t xml:space="preserve"> In this application, the users can get nearby area mechanics by searching at </w:t>
      </w:r>
      <w:r w:rsidR="0030389B">
        <w:rPr>
          <w:rFonts w:ascii="Times New Roman" w:hAnsi="Times New Roman" w:cs="Times New Roman"/>
          <w:color w:val="000000" w:themeColor="text1"/>
          <w:sz w:val="24"/>
          <w:szCs w:val="24"/>
        </w:rPr>
        <w:t>any</w:t>
      </w:r>
      <w:del w:id="6" w:author="Richard Emmanuel" w:date="2023-08-27T15:28:00Z">
        <w:r w:rsidR="0030389B" w:rsidDel="00FF17C1">
          <w:rPr>
            <w:rFonts w:ascii="Times New Roman" w:hAnsi="Times New Roman" w:cs="Times New Roman"/>
            <w:color w:val="000000" w:themeColor="text1"/>
            <w:sz w:val="24"/>
            <w:szCs w:val="24"/>
          </w:rPr>
          <w:delText xml:space="preserve"> </w:delText>
        </w:r>
      </w:del>
      <w:r w:rsidR="0030389B">
        <w:rPr>
          <w:rFonts w:ascii="Times New Roman" w:hAnsi="Times New Roman" w:cs="Times New Roman"/>
          <w:color w:val="000000" w:themeColor="text1"/>
          <w:sz w:val="24"/>
          <w:szCs w:val="24"/>
        </w:rPr>
        <w:t>time</w:t>
      </w:r>
      <w:r>
        <w:rPr>
          <w:rFonts w:ascii="Times New Roman" w:hAnsi="Times New Roman" w:cs="Times New Roman"/>
          <w:color w:val="000000" w:themeColor="text1"/>
          <w:sz w:val="24"/>
          <w:szCs w:val="24"/>
        </w:rPr>
        <w:t xml:space="preserve"> and anywher</w:t>
      </w:r>
      <w:r w:rsidR="0069736B">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w:t>
      </w:r>
    </w:p>
    <w:p w14:paraId="6F2281B5" w14:textId="5013EB79" w:rsidR="002249A8" w:rsidRDefault="00B776F2" w:rsidP="00C711B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problems highlight the need for </w:t>
      </w:r>
      <w:r w:rsidR="00FF17C1">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he development of</w:t>
      </w:r>
      <w:r w:rsidR="00FF17C1">
        <w:rPr>
          <w:rFonts w:ascii="Times New Roman" w:hAnsi="Times New Roman" w:cs="Times New Roman"/>
          <w:color w:val="000000" w:themeColor="text1"/>
          <w:sz w:val="24"/>
          <w:szCs w:val="24"/>
        </w:rPr>
        <w:t xml:space="preserve"> a mobile-based vehicle breakdown assistant system</w:t>
      </w:r>
    </w:p>
    <w:p w14:paraId="5CF3B08F" w14:textId="3F2A3AD3" w:rsidR="00D67A70" w:rsidRDefault="00D67A70" w:rsidP="00C711B1">
      <w:pPr>
        <w:spacing w:after="0" w:line="360" w:lineRule="auto"/>
        <w:jc w:val="both"/>
        <w:rPr>
          <w:ins w:id="7" w:author="Richard Emmanuel" w:date="2023-08-27T15:29:00Z"/>
          <w:rFonts w:ascii="Times New Roman" w:hAnsi="Times New Roman" w:cs="Times New Roman"/>
          <w:color w:val="000000" w:themeColor="text1"/>
          <w:sz w:val="24"/>
          <w:szCs w:val="24"/>
        </w:rPr>
      </w:pPr>
    </w:p>
    <w:p w14:paraId="0E0D794F" w14:textId="77777777" w:rsidR="00FF17C1" w:rsidRDefault="00FF17C1" w:rsidP="00C711B1">
      <w:pPr>
        <w:spacing w:after="0" w:line="360" w:lineRule="auto"/>
        <w:jc w:val="both"/>
        <w:rPr>
          <w:rFonts w:ascii="Times New Roman" w:hAnsi="Times New Roman" w:cs="Times New Roman"/>
          <w:color w:val="000000" w:themeColor="text1"/>
          <w:sz w:val="24"/>
          <w:szCs w:val="24"/>
        </w:rPr>
      </w:pPr>
    </w:p>
    <w:p w14:paraId="5F7A7A0C" w14:textId="77777777" w:rsidR="00C04796" w:rsidRDefault="00C04796" w:rsidP="00C711B1">
      <w:pPr>
        <w:spacing w:after="0" w:line="360" w:lineRule="auto"/>
        <w:jc w:val="both"/>
        <w:rPr>
          <w:ins w:id="8" w:author="ABUBAKAR BALARABE" w:date="2023-08-22T16:21:00Z"/>
          <w:rFonts w:ascii="Times New Roman" w:hAnsi="Times New Roman" w:cs="Times New Roman"/>
          <w:color w:val="000000" w:themeColor="text1"/>
          <w:sz w:val="24"/>
          <w:szCs w:val="24"/>
        </w:rPr>
      </w:pPr>
    </w:p>
    <w:p w14:paraId="1EEB7721" w14:textId="13C92E39" w:rsidR="00B776F2" w:rsidRDefault="00B776F2" w:rsidP="00B776F2">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1.3</w:t>
      </w:r>
      <w:r w:rsidR="003F11E7">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Aim and objectives of the study</w:t>
      </w:r>
    </w:p>
    <w:p w14:paraId="51898354" w14:textId="77777777" w:rsidR="003F11E7" w:rsidRDefault="00B776F2" w:rsidP="003F11E7">
      <w:pPr>
        <w:spacing w:after="0" w:line="360" w:lineRule="auto"/>
        <w:jc w:val="both"/>
        <w:rPr>
          <w:rFonts w:ascii="Times New Roman" w:hAnsi="Times New Roman"/>
          <w:sz w:val="24"/>
          <w:szCs w:val="24"/>
        </w:rPr>
      </w:pPr>
      <w:r w:rsidRPr="003F11E7">
        <w:rPr>
          <w:rFonts w:ascii="Times New Roman" w:hAnsi="Times New Roman" w:cs="Times New Roman"/>
          <w:sz w:val="24"/>
          <w:szCs w:val="24"/>
        </w:rPr>
        <w:t xml:space="preserve">The </w:t>
      </w:r>
      <w:r w:rsidRPr="003F11E7">
        <w:rPr>
          <w:rFonts w:ascii="Times New Roman" w:hAnsi="Times New Roman"/>
          <w:sz w:val="24"/>
          <w:szCs w:val="24"/>
        </w:rPr>
        <w:t>aim of this project to design and</w:t>
      </w:r>
      <w:r w:rsidR="003F11E7" w:rsidRPr="003F11E7">
        <w:rPr>
          <w:rFonts w:ascii="Times New Roman" w:hAnsi="Times New Roman"/>
          <w:sz w:val="24"/>
          <w:szCs w:val="24"/>
        </w:rPr>
        <w:t xml:space="preserve"> develop a mobile-based vehicle breakdown assistant system and </w:t>
      </w:r>
      <w:r w:rsidR="00FB1E08" w:rsidRPr="003F11E7">
        <w:rPr>
          <w:rFonts w:ascii="Times New Roman" w:hAnsi="Times New Roman"/>
          <w:sz w:val="24"/>
          <w:szCs w:val="24"/>
        </w:rPr>
        <w:t xml:space="preserve">the objectives are: </w:t>
      </w:r>
    </w:p>
    <w:p w14:paraId="4F86AD70" w14:textId="77777777" w:rsidR="003F11E7" w:rsidRDefault="00B776F2" w:rsidP="001757CB">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3F11E7">
        <w:rPr>
          <w:rFonts w:ascii="Times New Roman" w:hAnsi="Times New Roman" w:cs="Times New Roman"/>
          <w:color w:val="000000" w:themeColor="text1"/>
          <w:sz w:val="24"/>
          <w:szCs w:val="24"/>
        </w:rPr>
        <w:t xml:space="preserve">To </w:t>
      </w:r>
      <w:r w:rsidR="00FB1E08" w:rsidRPr="003F11E7">
        <w:rPr>
          <w:rFonts w:ascii="Times New Roman" w:hAnsi="Times New Roman" w:cs="Times New Roman"/>
          <w:color w:val="000000" w:themeColor="text1"/>
          <w:sz w:val="24"/>
          <w:szCs w:val="24"/>
        </w:rPr>
        <w:t>analyse the requirement of the system</w:t>
      </w:r>
    </w:p>
    <w:p w14:paraId="00B64E06" w14:textId="5818EE9C" w:rsidR="00B776F2" w:rsidRPr="003F11E7" w:rsidRDefault="00B776F2" w:rsidP="001757CB">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3F11E7">
        <w:rPr>
          <w:rFonts w:ascii="Times New Roman" w:hAnsi="Times New Roman" w:cs="Times New Roman"/>
          <w:color w:val="000000" w:themeColor="text1"/>
          <w:sz w:val="24"/>
          <w:szCs w:val="24"/>
        </w:rPr>
        <w:t xml:space="preserve">To </w:t>
      </w:r>
      <w:r w:rsidR="00FB1E08" w:rsidRPr="003F11E7">
        <w:rPr>
          <w:rFonts w:ascii="Times New Roman" w:hAnsi="Times New Roman" w:cs="Times New Roman"/>
          <w:color w:val="000000" w:themeColor="text1"/>
          <w:sz w:val="24"/>
          <w:szCs w:val="24"/>
        </w:rPr>
        <w:t xml:space="preserve">develop the system </w:t>
      </w:r>
    </w:p>
    <w:p w14:paraId="6CDBEC48" w14:textId="13C836AF" w:rsidR="00B776F2" w:rsidRDefault="00B776F2" w:rsidP="00B776F2">
      <w:pPr>
        <w:pStyle w:val="ListParagraph"/>
        <w:numPr>
          <w:ilvl w:val="0"/>
          <w:numId w:val="4"/>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w:t>
      </w:r>
      <w:r w:rsidR="00FB1E08">
        <w:rPr>
          <w:rFonts w:ascii="Times New Roman" w:hAnsi="Times New Roman" w:cs="Times New Roman"/>
          <w:color w:val="000000" w:themeColor="text1"/>
          <w:sz w:val="24"/>
          <w:szCs w:val="24"/>
        </w:rPr>
        <w:t xml:space="preserve"> evaluate the system</w:t>
      </w:r>
    </w:p>
    <w:p w14:paraId="521F8984" w14:textId="77777777" w:rsidR="00B776F2" w:rsidRDefault="00B776F2" w:rsidP="00C711B1">
      <w:pPr>
        <w:spacing w:after="0" w:line="360" w:lineRule="auto"/>
        <w:jc w:val="both"/>
        <w:rPr>
          <w:rFonts w:ascii="Times New Roman" w:hAnsi="Times New Roman" w:cs="Times New Roman"/>
          <w:color w:val="000000" w:themeColor="text1"/>
          <w:sz w:val="24"/>
          <w:szCs w:val="24"/>
        </w:rPr>
      </w:pPr>
    </w:p>
    <w:p w14:paraId="5669AA51" w14:textId="77537031" w:rsidR="00F4388A" w:rsidRDefault="00F4388A" w:rsidP="00C711B1">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B776F2">
        <w:rPr>
          <w:rFonts w:ascii="Times New Roman" w:hAnsi="Times New Roman" w:cs="Times New Roman"/>
          <w:b/>
          <w:color w:val="000000" w:themeColor="text1"/>
          <w:sz w:val="24"/>
          <w:szCs w:val="24"/>
        </w:rPr>
        <w:t>4</w:t>
      </w:r>
      <w:r w:rsidR="0053233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Motivation</w:t>
      </w:r>
    </w:p>
    <w:p w14:paraId="192D3F37" w14:textId="77777777" w:rsidR="00292858" w:rsidRDefault="0053233A" w:rsidP="00C711B1">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w:t>
      </w:r>
      <w:r w:rsidRPr="0053233A">
        <w:rPr>
          <w:rFonts w:ascii="Times New Roman" w:hAnsi="Times New Roman" w:cs="Times New Roman"/>
          <w:color w:val="000000" w:themeColor="text1"/>
          <w:sz w:val="24"/>
          <w:szCs w:val="24"/>
        </w:rPr>
        <w:t xml:space="preserve"> motivation lies in leveraging these technological advancements to create a safer and more efficient road travel experience for al</w:t>
      </w:r>
      <w:r w:rsidR="00292858">
        <w:rPr>
          <w:rFonts w:ascii="Times New Roman" w:hAnsi="Times New Roman" w:cs="Times New Roman"/>
          <w:color w:val="000000" w:themeColor="text1"/>
          <w:sz w:val="24"/>
          <w:szCs w:val="24"/>
        </w:rPr>
        <w:t>l.</w:t>
      </w:r>
    </w:p>
    <w:p w14:paraId="3C91A6C5" w14:textId="77777777" w:rsidR="00292858" w:rsidRDefault="00292858" w:rsidP="00C711B1">
      <w:pPr>
        <w:spacing w:after="0" w:line="360" w:lineRule="auto"/>
        <w:jc w:val="both"/>
        <w:rPr>
          <w:rFonts w:ascii="Times New Roman" w:hAnsi="Times New Roman" w:cs="Times New Roman"/>
          <w:color w:val="000000" w:themeColor="text1"/>
          <w:sz w:val="24"/>
          <w:szCs w:val="24"/>
        </w:rPr>
      </w:pPr>
    </w:p>
    <w:p w14:paraId="41905C31" w14:textId="08266D18" w:rsidR="00DA3CB2" w:rsidRPr="00E35E19" w:rsidRDefault="00DA3CB2" w:rsidP="00C711B1">
      <w:pPr>
        <w:spacing w:after="0" w:line="360" w:lineRule="auto"/>
        <w:jc w:val="both"/>
        <w:rPr>
          <w:rFonts w:ascii="Times New Roman" w:hAnsi="Times New Roman"/>
          <w:b/>
          <w:sz w:val="24"/>
          <w:szCs w:val="24"/>
        </w:rPr>
      </w:pPr>
      <w:r w:rsidRPr="00E35E19">
        <w:rPr>
          <w:rFonts w:ascii="Times New Roman" w:hAnsi="Times New Roman"/>
          <w:b/>
          <w:sz w:val="24"/>
          <w:szCs w:val="24"/>
        </w:rPr>
        <w:t>1</w:t>
      </w:r>
      <w:r>
        <w:rPr>
          <w:rFonts w:ascii="Times New Roman" w:hAnsi="Times New Roman"/>
          <w:b/>
          <w:sz w:val="24"/>
          <w:szCs w:val="24"/>
        </w:rPr>
        <w:t>.5</w:t>
      </w:r>
      <w:r w:rsidR="00C04796">
        <w:rPr>
          <w:rFonts w:ascii="Times New Roman" w:hAnsi="Times New Roman"/>
          <w:b/>
          <w:sz w:val="24"/>
          <w:szCs w:val="24"/>
        </w:rPr>
        <w:t xml:space="preserve"> </w:t>
      </w:r>
      <w:r>
        <w:rPr>
          <w:rFonts w:ascii="Times New Roman" w:hAnsi="Times New Roman"/>
          <w:b/>
          <w:sz w:val="24"/>
          <w:szCs w:val="24"/>
        </w:rPr>
        <w:t>Significance</w:t>
      </w:r>
      <w:r w:rsidRPr="00E35E19">
        <w:rPr>
          <w:rFonts w:ascii="Times New Roman" w:hAnsi="Times New Roman"/>
          <w:b/>
          <w:sz w:val="24"/>
          <w:szCs w:val="24"/>
        </w:rPr>
        <w:t xml:space="preserve"> </w:t>
      </w:r>
      <w:r>
        <w:rPr>
          <w:rFonts w:ascii="Times New Roman" w:hAnsi="Times New Roman"/>
          <w:b/>
          <w:sz w:val="24"/>
          <w:szCs w:val="24"/>
        </w:rPr>
        <w:t>o</w:t>
      </w:r>
      <w:r w:rsidRPr="00E35E19">
        <w:rPr>
          <w:rFonts w:ascii="Times New Roman" w:hAnsi="Times New Roman"/>
          <w:b/>
          <w:sz w:val="24"/>
          <w:szCs w:val="24"/>
        </w:rPr>
        <w:t xml:space="preserve">f </w:t>
      </w:r>
      <w:r>
        <w:rPr>
          <w:rFonts w:ascii="Times New Roman" w:hAnsi="Times New Roman"/>
          <w:b/>
          <w:sz w:val="24"/>
          <w:szCs w:val="24"/>
        </w:rPr>
        <w:t>t</w:t>
      </w:r>
      <w:r w:rsidRPr="00E35E19">
        <w:rPr>
          <w:rFonts w:ascii="Times New Roman" w:hAnsi="Times New Roman"/>
          <w:b/>
          <w:sz w:val="24"/>
          <w:szCs w:val="24"/>
        </w:rPr>
        <w:t xml:space="preserve">he Study </w:t>
      </w:r>
    </w:p>
    <w:p w14:paraId="5A2DACA0" w14:textId="5577519C" w:rsidR="00DA3CB2" w:rsidRDefault="00DA3CB2" w:rsidP="00C711B1">
      <w:pPr>
        <w:spacing w:line="360" w:lineRule="auto"/>
        <w:jc w:val="both"/>
        <w:rPr>
          <w:rFonts w:ascii="Times New Roman" w:hAnsi="Times New Roman"/>
          <w:sz w:val="24"/>
          <w:szCs w:val="24"/>
        </w:rPr>
      </w:pPr>
      <w:r>
        <w:rPr>
          <w:rFonts w:ascii="Times New Roman" w:hAnsi="Times New Roman"/>
          <w:sz w:val="24"/>
          <w:szCs w:val="24"/>
        </w:rPr>
        <w:t xml:space="preserve">The </w:t>
      </w:r>
      <w:r w:rsidR="00292858">
        <w:rPr>
          <w:rFonts w:ascii="Times New Roman" w:hAnsi="Times New Roman"/>
          <w:sz w:val="24"/>
          <w:szCs w:val="24"/>
        </w:rPr>
        <w:t>system</w:t>
      </w:r>
      <w:r w:rsidRPr="00E35E19">
        <w:rPr>
          <w:rFonts w:ascii="Times New Roman" w:hAnsi="Times New Roman"/>
          <w:sz w:val="24"/>
          <w:szCs w:val="24"/>
        </w:rPr>
        <w:t xml:space="preserve"> stands </w:t>
      </w:r>
      <w:r>
        <w:rPr>
          <w:rFonts w:ascii="Times New Roman" w:hAnsi="Times New Roman"/>
          <w:sz w:val="24"/>
          <w:szCs w:val="24"/>
        </w:rPr>
        <w:t>for</w:t>
      </w:r>
      <w:r w:rsidRPr="00E35E19">
        <w:rPr>
          <w:rFonts w:ascii="Times New Roman" w:hAnsi="Times New Roman"/>
          <w:sz w:val="24"/>
          <w:szCs w:val="24"/>
        </w:rPr>
        <w:t xml:space="preserve"> </w:t>
      </w:r>
      <w:r>
        <w:rPr>
          <w:rFonts w:ascii="Times New Roman" w:hAnsi="Times New Roman"/>
          <w:sz w:val="24"/>
          <w:szCs w:val="24"/>
        </w:rPr>
        <w:t xml:space="preserve">Road </w:t>
      </w:r>
      <w:r w:rsidRPr="00E35E19">
        <w:rPr>
          <w:rFonts w:ascii="Times New Roman" w:hAnsi="Times New Roman"/>
          <w:sz w:val="24"/>
          <w:szCs w:val="24"/>
        </w:rPr>
        <w:t xml:space="preserve">Vehicle Breakdown Assistance and </w:t>
      </w:r>
      <w:r w:rsidR="007434EF">
        <w:rPr>
          <w:rFonts w:ascii="Times New Roman" w:hAnsi="Times New Roman"/>
          <w:sz w:val="24"/>
          <w:szCs w:val="24"/>
        </w:rPr>
        <w:t xml:space="preserve">is </w:t>
      </w:r>
      <w:r w:rsidRPr="00E35E19">
        <w:rPr>
          <w:rFonts w:ascii="Times New Roman" w:hAnsi="Times New Roman"/>
          <w:sz w:val="24"/>
          <w:szCs w:val="24"/>
        </w:rPr>
        <w:t xml:space="preserve">a way for every driver to </w:t>
      </w:r>
      <w:r>
        <w:rPr>
          <w:rFonts w:ascii="Times New Roman" w:hAnsi="Times New Roman"/>
          <w:sz w:val="24"/>
          <w:szCs w:val="24"/>
        </w:rPr>
        <w:t xml:space="preserve">find </w:t>
      </w:r>
      <w:r w:rsidR="007434EF">
        <w:rPr>
          <w:rFonts w:ascii="Times New Roman" w:hAnsi="Times New Roman"/>
          <w:sz w:val="24"/>
          <w:szCs w:val="24"/>
        </w:rPr>
        <w:t xml:space="preserve">a </w:t>
      </w:r>
      <w:r>
        <w:rPr>
          <w:rFonts w:ascii="Times New Roman" w:hAnsi="Times New Roman"/>
          <w:sz w:val="24"/>
          <w:szCs w:val="24"/>
        </w:rPr>
        <w:t>solution for</w:t>
      </w:r>
      <w:r w:rsidRPr="00E35E19">
        <w:rPr>
          <w:rFonts w:ascii="Times New Roman" w:hAnsi="Times New Roman"/>
          <w:sz w:val="24"/>
          <w:szCs w:val="24"/>
        </w:rPr>
        <w:t xml:space="preserve"> his/ her car </w:t>
      </w:r>
      <w:r w:rsidR="007434EF">
        <w:rPr>
          <w:rFonts w:ascii="Times New Roman" w:hAnsi="Times New Roman"/>
          <w:sz w:val="24"/>
          <w:szCs w:val="24"/>
        </w:rPr>
        <w:t xml:space="preserve">whenever a </w:t>
      </w:r>
      <w:r w:rsidRPr="00E35E19">
        <w:rPr>
          <w:rFonts w:ascii="Times New Roman" w:hAnsi="Times New Roman"/>
          <w:sz w:val="24"/>
          <w:szCs w:val="24"/>
        </w:rPr>
        <w:t xml:space="preserve">breakdown </w:t>
      </w:r>
      <w:r w:rsidR="007434EF">
        <w:rPr>
          <w:rFonts w:ascii="Times New Roman" w:hAnsi="Times New Roman"/>
          <w:sz w:val="24"/>
          <w:szCs w:val="24"/>
        </w:rPr>
        <w:t xml:space="preserve">occurs </w:t>
      </w:r>
      <w:r w:rsidRPr="00E35E19">
        <w:rPr>
          <w:rFonts w:ascii="Times New Roman" w:hAnsi="Times New Roman"/>
          <w:sz w:val="24"/>
          <w:szCs w:val="24"/>
        </w:rPr>
        <w:t xml:space="preserve">while on </w:t>
      </w:r>
      <w:r w:rsidR="007434EF">
        <w:rPr>
          <w:rFonts w:ascii="Times New Roman" w:hAnsi="Times New Roman"/>
          <w:sz w:val="24"/>
          <w:szCs w:val="24"/>
        </w:rPr>
        <w:t xml:space="preserve">a </w:t>
      </w:r>
      <w:r w:rsidRPr="00E35E19">
        <w:rPr>
          <w:rFonts w:ascii="Times New Roman" w:hAnsi="Times New Roman"/>
          <w:sz w:val="24"/>
          <w:szCs w:val="24"/>
        </w:rPr>
        <w:t>journey</w:t>
      </w:r>
      <w:r>
        <w:rPr>
          <w:rFonts w:ascii="Times New Roman" w:hAnsi="Times New Roman"/>
          <w:sz w:val="24"/>
          <w:szCs w:val="24"/>
        </w:rPr>
        <w:t xml:space="preserve">, </w:t>
      </w:r>
      <w:r w:rsidRPr="00E35E19">
        <w:rPr>
          <w:rFonts w:ascii="Times New Roman" w:hAnsi="Times New Roman"/>
          <w:sz w:val="24"/>
          <w:szCs w:val="24"/>
        </w:rPr>
        <w:t>it help</w:t>
      </w:r>
      <w:r>
        <w:rPr>
          <w:rFonts w:ascii="Times New Roman" w:hAnsi="Times New Roman"/>
          <w:sz w:val="24"/>
          <w:szCs w:val="24"/>
        </w:rPr>
        <w:t>s</w:t>
      </w:r>
      <w:r w:rsidRPr="00E35E19">
        <w:rPr>
          <w:rFonts w:ascii="Times New Roman" w:hAnsi="Times New Roman"/>
          <w:sz w:val="24"/>
          <w:szCs w:val="24"/>
        </w:rPr>
        <w:t xml:space="preserve"> them to reduce stress </w:t>
      </w:r>
      <w:r w:rsidR="00A6253B">
        <w:rPr>
          <w:rFonts w:ascii="Times New Roman" w:hAnsi="Times New Roman"/>
          <w:sz w:val="24"/>
          <w:szCs w:val="24"/>
        </w:rPr>
        <w:t>in</w:t>
      </w:r>
      <w:r w:rsidRPr="00E35E19">
        <w:rPr>
          <w:rFonts w:ascii="Times New Roman" w:hAnsi="Times New Roman"/>
          <w:sz w:val="24"/>
          <w:szCs w:val="24"/>
        </w:rPr>
        <w:t xml:space="preserve"> finding </w:t>
      </w:r>
      <w:r w:rsidR="00A6253B">
        <w:rPr>
          <w:rFonts w:ascii="Times New Roman" w:hAnsi="Times New Roman"/>
          <w:sz w:val="24"/>
          <w:szCs w:val="24"/>
        </w:rPr>
        <w:t xml:space="preserve">a </w:t>
      </w:r>
      <w:r w:rsidRPr="00E35E19">
        <w:rPr>
          <w:rFonts w:ascii="Times New Roman" w:hAnsi="Times New Roman"/>
          <w:sz w:val="24"/>
          <w:szCs w:val="24"/>
        </w:rPr>
        <w:t xml:space="preserve">mechanic in the area there don’t know much about with this app it </w:t>
      </w:r>
      <w:r w:rsidR="00A6253B">
        <w:rPr>
          <w:rFonts w:ascii="Times New Roman" w:hAnsi="Times New Roman"/>
          <w:sz w:val="24"/>
          <w:szCs w:val="24"/>
        </w:rPr>
        <w:t>makes</w:t>
      </w:r>
      <w:r w:rsidRPr="00E35E19">
        <w:rPr>
          <w:rFonts w:ascii="Times New Roman" w:hAnsi="Times New Roman"/>
          <w:sz w:val="24"/>
          <w:szCs w:val="24"/>
        </w:rPr>
        <w:t xml:space="preserve"> things goes easy for them.</w:t>
      </w:r>
    </w:p>
    <w:p w14:paraId="25445463" w14:textId="2380D525" w:rsidR="00DA3CB2" w:rsidRDefault="00DA3CB2" w:rsidP="00C711B1">
      <w:pPr>
        <w:numPr>
          <w:ilvl w:val="0"/>
          <w:numId w:val="5"/>
        </w:numPr>
        <w:spacing w:after="160" w:line="360" w:lineRule="auto"/>
        <w:jc w:val="both"/>
        <w:rPr>
          <w:rFonts w:ascii="Times New Roman" w:hAnsi="Times New Roman"/>
          <w:sz w:val="24"/>
          <w:szCs w:val="24"/>
        </w:rPr>
      </w:pPr>
      <w:r>
        <w:rPr>
          <w:rFonts w:ascii="Times New Roman" w:hAnsi="Times New Roman"/>
          <w:sz w:val="24"/>
          <w:szCs w:val="24"/>
        </w:rPr>
        <w:t xml:space="preserve">The Drivers: to request for any nearby </w:t>
      </w:r>
      <w:r w:rsidR="00A818E3">
        <w:rPr>
          <w:rFonts w:ascii="Times New Roman" w:hAnsi="Times New Roman"/>
          <w:sz w:val="24"/>
          <w:szCs w:val="24"/>
        </w:rPr>
        <w:t>mechanics'</w:t>
      </w:r>
      <w:r>
        <w:rPr>
          <w:rFonts w:ascii="Times New Roman" w:hAnsi="Times New Roman"/>
          <w:sz w:val="24"/>
          <w:szCs w:val="24"/>
        </w:rPr>
        <w:t xml:space="preserve"> assistance when their car has </w:t>
      </w:r>
      <w:r w:rsidR="00A818E3">
        <w:rPr>
          <w:rFonts w:ascii="Times New Roman" w:hAnsi="Times New Roman"/>
          <w:sz w:val="24"/>
          <w:szCs w:val="24"/>
        </w:rPr>
        <w:t xml:space="preserve">a </w:t>
      </w:r>
      <w:r>
        <w:rPr>
          <w:rFonts w:ascii="Times New Roman" w:hAnsi="Times New Roman"/>
          <w:sz w:val="24"/>
          <w:szCs w:val="24"/>
        </w:rPr>
        <w:t>fault.</w:t>
      </w:r>
    </w:p>
    <w:p w14:paraId="1364DD89" w14:textId="2D736D73" w:rsidR="00DA3CB2" w:rsidRDefault="00DA3CB2" w:rsidP="00C711B1">
      <w:pPr>
        <w:numPr>
          <w:ilvl w:val="0"/>
          <w:numId w:val="5"/>
        </w:numPr>
        <w:spacing w:after="160" w:line="360" w:lineRule="auto"/>
        <w:jc w:val="both"/>
        <w:rPr>
          <w:rFonts w:ascii="Times New Roman" w:hAnsi="Times New Roman"/>
          <w:sz w:val="24"/>
          <w:szCs w:val="24"/>
        </w:rPr>
      </w:pPr>
      <w:r>
        <w:rPr>
          <w:rFonts w:ascii="Times New Roman" w:hAnsi="Times New Roman"/>
          <w:sz w:val="24"/>
          <w:szCs w:val="24"/>
        </w:rPr>
        <w:t xml:space="preserve">The Mechanics: accept or reject requests from drivers and render them their services. </w:t>
      </w:r>
    </w:p>
    <w:p w14:paraId="070CF068" w14:textId="75C0E03E" w:rsidR="00DA3CB2" w:rsidRPr="007B45DD" w:rsidRDefault="00DA3CB2" w:rsidP="00C711B1">
      <w:pPr>
        <w:spacing w:line="360" w:lineRule="auto"/>
        <w:rPr>
          <w:rFonts w:ascii="Times New Roman" w:hAnsi="Times New Roman" w:cs="Times New Roman"/>
          <w:b/>
          <w:sz w:val="24"/>
          <w:szCs w:val="24"/>
        </w:rPr>
      </w:pPr>
      <w:r w:rsidRPr="007B45DD">
        <w:rPr>
          <w:rFonts w:ascii="Times New Roman" w:hAnsi="Times New Roman" w:cs="Times New Roman"/>
          <w:b/>
          <w:sz w:val="24"/>
          <w:szCs w:val="24"/>
        </w:rPr>
        <w:t>1.</w:t>
      </w:r>
      <w:r>
        <w:rPr>
          <w:rFonts w:ascii="Times New Roman" w:hAnsi="Times New Roman" w:cs="Times New Roman"/>
          <w:b/>
          <w:sz w:val="24"/>
          <w:szCs w:val="24"/>
        </w:rPr>
        <w:t>6</w:t>
      </w:r>
      <w:r w:rsidR="00C04796">
        <w:rPr>
          <w:rFonts w:ascii="Times New Roman" w:hAnsi="Times New Roman" w:cs="Times New Roman"/>
          <w:b/>
          <w:sz w:val="24"/>
          <w:szCs w:val="24"/>
        </w:rPr>
        <w:t xml:space="preserve"> </w:t>
      </w:r>
      <w:r>
        <w:rPr>
          <w:rFonts w:ascii="Times New Roman" w:hAnsi="Times New Roman" w:cs="Times New Roman"/>
          <w:b/>
          <w:sz w:val="24"/>
          <w:szCs w:val="24"/>
        </w:rPr>
        <w:t>Project Organization</w:t>
      </w:r>
    </w:p>
    <w:p w14:paraId="166F7E94" w14:textId="77777777" w:rsidR="00DA3CB2" w:rsidRPr="00011229" w:rsidRDefault="00DA3CB2" w:rsidP="00C711B1">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Project organization refers to how the chapters in a project are structured and basically what is contained in them. </w:t>
      </w:r>
      <w:r w:rsidRPr="00011229">
        <w:rPr>
          <w:rFonts w:ascii="Times New Roman" w:hAnsi="Times New Roman" w:cs="Times New Roman"/>
          <w:sz w:val="24"/>
          <w:szCs w:val="24"/>
        </w:rPr>
        <w:t>The project is divided into five chapters. The outlines are presented below:</w:t>
      </w:r>
    </w:p>
    <w:p w14:paraId="4E57C177" w14:textId="77777777" w:rsidR="00DA3CB2" w:rsidRPr="00147BE0" w:rsidRDefault="00DA3CB2" w:rsidP="00C711B1">
      <w:pPr>
        <w:spacing w:before="240" w:after="0" w:line="360" w:lineRule="auto"/>
        <w:rPr>
          <w:rFonts w:ascii="Times New Roman" w:hAnsi="Times New Roman" w:cs="Times New Roman"/>
          <w:b/>
          <w:bCs/>
          <w:sz w:val="24"/>
          <w:szCs w:val="24"/>
        </w:rPr>
      </w:pPr>
      <w:r w:rsidRPr="00147BE0">
        <w:rPr>
          <w:rFonts w:ascii="Times New Roman" w:hAnsi="Times New Roman" w:cs="Times New Roman"/>
          <w:b/>
          <w:bCs/>
          <w:sz w:val="24"/>
          <w:szCs w:val="24"/>
        </w:rPr>
        <w:t xml:space="preserve">Chapter One: Introduction </w:t>
      </w:r>
    </w:p>
    <w:p w14:paraId="17A5D9EF" w14:textId="77777777" w:rsidR="00DA3CB2" w:rsidRDefault="00DA3CB2" w:rsidP="00C711B1">
      <w:pPr>
        <w:spacing w:before="240" w:after="0" w:line="360" w:lineRule="auto"/>
        <w:rPr>
          <w:rFonts w:ascii="Times New Roman" w:hAnsi="Times New Roman" w:cs="Times New Roman"/>
          <w:sz w:val="24"/>
          <w:szCs w:val="24"/>
        </w:rPr>
      </w:pPr>
      <w:r w:rsidRPr="00011229">
        <w:rPr>
          <w:rFonts w:ascii="Times New Roman" w:hAnsi="Times New Roman" w:cs="Times New Roman"/>
          <w:sz w:val="24"/>
          <w:szCs w:val="24"/>
        </w:rPr>
        <w:t xml:space="preserve">Chapter one introduces this project work, </w:t>
      </w:r>
      <w:r>
        <w:rPr>
          <w:rFonts w:ascii="Times New Roman" w:hAnsi="Times New Roman" w:cs="Times New Roman"/>
          <w:sz w:val="24"/>
          <w:szCs w:val="24"/>
        </w:rPr>
        <w:t xml:space="preserve">the </w:t>
      </w:r>
      <w:r w:rsidRPr="00011229">
        <w:rPr>
          <w:rFonts w:ascii="Times New Roman" w:hAnsi="Times New Roman" w:cs="Times New Roman"/>
          <w:sz w:val="24"/>
          <w:szCs w:val="24"/>
        </w:rPr>
        <w:t xml:space="preserve">background of the study, </w:t>
      </w:r>
      <w:r>
        <w:rPr>
          <w:rFonts w:ascii="Times New Roman" w:hAnsi="Times New Roman" w:cs="Times New Roman"/>
          <w:sz w:val="24"/>
          <w:szCs w:val="24"/>
        </w:rPr>
        <w:t xml:space="preserve">the </w:t>
      </w:r>
      <w:r w:rsidRPr="00011229">
        <w:rPr>
          <w:rFonts w:ascii="Times New Roman" w:hAnsi="Times New Roman" w:cs="Times New Roman"/>
          <w:sz w:val="24"/>
          <w:szCs w:val="24"/>
        </w:rPr>
        <w:t xml:space="preserve">statement of the problem, </w:t>
      </w:r>
      <w:r>
        <w:rPr>
          <w:rFonts w:ascii="Times New Roman" w:hAnsi="Times New Roman" w:cs="Times New Roman"/>
          <w:sz w:val="24"/>
          <w:szCs w:val="24"/>
        </w:rPr>
        <w:t xml:space="preserve">the </w:t>
      </w:r>
      <w:r w:rsidRPr="00011229">
        <w:rPr>
          <w:rFonts w:ascii="Times New Roman" w:hAnsi="Times New Roman" w:cs="Times New Roman"/>
          <w:sz w:val="24"/>
          <w:szCs w:val="24"/>
        </w:rPr>
        <w:t>aim and objectives, the scope of the study, limitations of the study, the significance of the study,</w:t>
      </w:r>
      <w:r>
        <w:rPr>
          <w:rFonts w:ascii="Times New Roman" w:hAnsi="Times New Roman" w:cs="Times New Roman"/>
          <w:sz w:val="24"/>
          <w:szCs w:val="24"/>
        </w:rPr>
        <w:t xml:space="preserve"> project</w:t>
      </w:r>
      <w:r w:rsidRPr="00011229">
        <w:rPr>
          <w:rFonts w:ascii="Times New Roman" w:hAnsi="Times New Roman" w:cs="Times New Roman"/>
          <w:sz w:val="24"/>
          <w:szCs w:val="24"/>
        </w:rPr>
        <w:t xml:space="preserve"> organization</w:t>
      </w:r>
      <w:r>
        <w:rPr>
          <w:rFonts w:ascii="Times New Roman" w:hAnsi="Times New Roman" w:cs="Times New Roman"/>
          <w:sz w:val="24"/>
          <w:szCs w:val="24"/>
        </w:rPr>
        <w:t>,</w:t>
      </w:r>
      <w:r w:rsidRPr="00011229">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Pr="00011229">
        <w:rPr>
          <w:rFonts w:ascii="Times New Roman" w:hAnsi="Times New Roman" w:cs="Times New Roman"/>
          <w:sz w:val="24"/>
          <w:szCs w:val="24"/>
        </w:rPr>
        <w:t xml:space="preserve">definition of terms. </w:t>
      </w:r>
    </w:p>
    <w:p w14:paraId="0C2715EB" w14:textId="77777777" w:rsidR="00E83E6F" w:rsidRDefault="00E83E6F" w:rsidP="00C711B1">
      <w:pPr>
        <w:spacing w:before="240" w:after="0" w:line="360" w:lineRule="auto"/>
        <w:rPr>
          <w:rFonts w:ascii="Times New Roman" w:hAnsi="Times New Roman" w:cs="Times New Roman"/>
          <w:sz w:val="24"/>
          <w:szCs w:val="24"/>
        </w:rPr>
      </w:pPr>
    </w:p>
    <w:p w14:paraId="278D8080" w14:textId="77777777" w:rsidR="00E83E6F" w:rsidRPr="00011229" w:rsidRDefault="00E83E6F" w:rsidP="00C711B1">
      <w:pPr>
        <w:spacing w:before="240" w:after="0" w:line="360" w:lineRule="auto"/>
        <w:rPr>
          <w:rFonts w:ascii="Times New Roman" w:hAnsi="Times New Roman" w:cs="Times New Roman"/>
          <w:sz w:val="24"/>
          <w:szCs w:val="24"/>
        </w:rPr>
      </w:pPr>
    </w:p>
    <w:p w14:paraId="50A66849" w14:textId="77777777" w:rsidR="00DA3CB2" w:rsidRPr="00147BE0" w:rsidRDefault="00DA3CB2" w:rsidP="00C711B1">
      <w:pPr>
        <w:spacing w:before="240" w:after="0" w:line="360" w:lineRule="auto"/>
        <w:rPr>
          <w:rFonts w:ascii="Times New Roman" w:hAnsi="Times New Roman" w:cs="Times New Roman"/>
          <w:b/>
          <w:bCs/>
          <w:sz w:val="24"/>
          <w:szCs w:val="24"/>
        </w:rPr>
      </w:pPr>
      <w:r w:rsidRPr="00147BE0">
        <w:rPr>
          <w:rFonts w:ascii="Times New Roman" w:hAnsi="Times New Roman" w:cs="Times New Roman"/>
          <w:b/>
          <w:bCs/>
          <w:sz w:val="24"/>
          <w:szCs w:val="24"/>
        </w:rPr>
        <w:lastRenderedPageBreak/>
        <w:t xml:space="preserve">Chapter Two: Literature review </w:t>
      </w:r>
    </w:p>
    <w:p w14:paraId="1AFB96C8" w14:textId="77777777" w:rsidR="00DA3CB2" w:rsidRDefault="00DA3CB2" w:rsidP="00C711B1">
      <w:pPr>
        <w:spacing w:before="240" w:after="0" w:line="360" w:lineRule="auto"/>
        <w:rPr>
          <w:rFonts w:ascii="Times New Roman" w:hAnsi="Times New Roman" w:cs="Times New Roman"/>
          <w:sz w:val="24"/>
          <w:szCs w:val="24"/>
        </w:rPr>
      </w:pPr>
      <w:r w:rsidRPr="00011229">
        <w:rPr>
          <w:rFonts w:ascii="Times New Roman" w:hAnsi="Times New Roman" w:cs="Times New Roman"/>
          <w:sz w:val="24"/>
          <w:szCs w:val="24"/>
        </w:rPr>
        <w:t xml:space="preserve">This chapter focuses on the literature review, </w:t>
      </w:r>
      <w:r>
        <w:rPr>
          <w:rFonts w:ascii="Times New Roman" w:hAnsi="Times New Roman" w:cs="Times New Roman"/>
          <w:sz w:val="24"/>
          <w:szCs w:val="24"/>
        </w:rPr>
        <w:t xml:space="preserve">and the </w:t>
      </w:r>
      <w:r w:rsidRPr="00011229">
        <w:rPr>
          <w:rFonts w:ascii="Times New Roman" w:hAnsi="Times New Roman" w:cs="Times New Roman"/>
          <w:sz w:val="24"/>
          <w:szCs w:val="24"/>
        </w:rPr>
        <w:t xml:space="preserve">contributions of other scholars on the subject matter </w:t>
      </w:r>
      <w:r>
        <w:rPr>
          <w:rFonts w:ascii="Times New Roman" w:hAnsi="Times New Roman" w:cs="Times New Roman"/>
          <w:sz w:val="24"/>
          <w:szCs w:val="24"/>
        </w:rPr>
        <w:t>being</w:t>
      </w:r>
      <w:r w:rsidRPr="00011229">
        <w:rPr>
          <w:rFonts w:ascii="Times New Roman" w:hAnsi="Times New Roman" w:cs="Times New Roman"/>
          <w:sz w:val="24"/>
          <w:szCs w:val="24"/>
        </w:rPr>
        <w:t xml:space="preserve"> discussed. </w:t>
      </w:r>
    </w:p>
    <w:p w14:paraId="40D43D77" w14:textId="77777777" w:rsidR="00DA3CB2" w:rsidRPr="00147BE0" w:rsidRDefault="00DA3CB2" w:rsidP="00C711B1">
      <w:pPr>
        <w:spacing w:before="240" w:after="0" w:line="360" w:lineRule="auto"/>
        <w:rPr>
          <w:rFonts w:ascii="Times New Roman" w:hAnsi="Times New Roman" w:cs="Times New Roman"/>
          <w:b/>
          <w:bCs/>
          <w:sz w:val="24"/>
          <w:szCs w:val="24"/>
        </w:rPr>
      </w:pPr>
      <w:r w:rsidRPr="00147BE0">
        <w:rPr>
          <w:rFonts w:ascii="Times New Roman" w:hAnsi="Times New Roman" w:cs="Times New Roman"/>
          <w:b/>
          <w:bCs/>
          <w:sz w:val="24"/>
          <w:szCs w:val="24"/>
        </w:rPr>
        <w:t xml:space="preserve">Chapter Three: </w:t>
      </w:r>
      <w:r>
        <w:rPr>
          <w:rFonts w:ascii="Times New Roman" w:hAnsi="Times New Roman" w:cs="Times New Roman"/>
          <w:b/>
          <w:bCs/>
          <w:sz w:val="24"/>
          <w:szCs w:val="24"/>
        </w:rPr>
        <w:t>Methodology</w:t>
      </w:r>
      <w:r w:rsidRPr="00147BE0">
        <w:rPr>
          <w:rFonts w:ascii="Times New Roman" w:hAnsi="Times New Roman" w:cs="Times New Roman"/>
          <w:b/>
          <w:bCs/>
          <w:sz w:val="24"/>
          <w:szCs w:val="24"/>
        </w:rPr>
        <w:t xml:space="preserve"> and Design </w:t>
      </w:r>
    </w:p>
    <w:p w14:paraId="2946CAA9" w14:textId="77777777" w:rsidR="00DA3CB2" w:rsidRPr="00011229" w:rsidRDefault="00DA3CB2" w:rsidP="00C711B1">
      <w:pPr>
        <w:spacing w:before="240" w:after="0" w:line="360" w:lineRule="auto"/>
        <w:rPr>
          <w:rFonts w:ascii="Times New Roman" w:hAnsi="Times New Roman" w:cs="Times New Roman"/>
          <w:sz w:val="24"/>
          <w:szCs w:val="24"/>
        </w:rPr>
      </w:pPr>
      <w:r w:rsidRPr="00011229">
        <w:rPr>
          <w:rFonts w:ascii="Times New Roman" w:hAnsi="Times New Roman" w:cs="Times New Roman"/>
          <w:sz w:val="24"/>
          <w:szCs w:val="24"/>
        </w:rPr>
        <w:t>This chapter is concerned with</w:t>
      </w:r>
      <w:r>
        <w:rPr>
          <w:rFonts w:ascii="Times New Roman" w:hAnsi="Times New Roman" w:cs="Times New Roman"/>
          <w:sz w:val="24"/>
          <w:szCs w:val="24"/>
        </w:rPr>
        <w:t xml:space="preserve"> the presentation of the end results of syst</w:t>
      </w:r>
      <w:r w:rsidRPr="00011229">
        <w:rPr>
          <w:rFonts w:ascii="Times New Roman" w:hAnsi="Times New Roman" w:cs="Times New Roman"/>
          <w:sz w:val="24"/>
          <w:szCs w:val="24"/>
        </w:rPr>
        <w:t>em analysis and design. It presents the research methodology used in the development of the system</w:t>
      </w:r>
      <w:r>
        <w:rPr>
          <w:rFonts w:ascii="Times New Roman" w:hAnsi="Times New Roman" w:cs="Times New Roman"/>
          <w:sz w:val="24"/>
          <w:szCs w:val="24"/>
        </w:rPr>
        <w:t xml:space="preserve"> to facilitate an understanding and effective future implementation of the system.</w:t>
      </w:r>
    </w:p>
    <w:p w14:paraId="1BD9735D" w14:textId="77777777" w:rsidR="00DA3CB2" w:rsidRPr="00147BE0" w:rsidRDefault="00DA3CB2" w:rsidP="00C711B1">
      <w:pPr>
        <w:spacing w:before="240" w:after="0" w:line="360" w:lineRule="auto"/>
        <w:rPr>
          <w:rFonts w:ascii="Times New Roman" w:hAnsi="Times New Roman" w:cs="Times New Roman"/>
          <w:b/>
          <w:bCs/>
          <w:sz w:val="24"/>
          <w:szCs w:val="24"/>
        </w:rPr>
      </w:pPr>
      <w:r w:rsidRPr="00147BE0">
        <w:rPr>
          <w:rFonts w:ascii="Times New Roman" w:hAnsi="Times New Roman" w:cs="Times New Roman"/>
          <w:b/>
          <w:bCs/>
          <w:sz w:val="24"/>
          <w:szCs w:val="24"/>
        </w:rPr>
        <w:t xml:space="preserve">Chapter Four: System Implementation </w:t>
      </w:r>
      <w:r>
        <w:rPr>
          <w:rFonts w:ascii="Times New Roman" w:hAnsi="Times New Roman" w:cs="Times New Roman"/>
          <w:b/>
          <w:bCs/>
          <w:sz w:val="24"/>
          <w:szCs w:val="24"/>
        </w:rPr>
        <w:t>Evaluation</w:t>
      </w:r>
    </w:p>
    <w:p w14:paraId="002B7295" w14:textId="77777777" w:rsidR="00DA3CB2" w:rsidRPr="00011229" w:rsidRDefault="00DA3CB2" w:rsidP="00C711B1">
      <w:pPr>
        <w:spacing w:before="240" w:after="0" w:line="360" w:lineRule="auto"/>
        <w:rPr>
          <w:rFonts w:ascii="Times New Roman" w:hAnsi="Times New Roman" w:cs="Times New Roman"/>
          <w:sz w:val="24"/>
          <w:szCs w:val="24"/>
        </w:rPr>
      </w:pPr>
      <w:r w:rsidRPr="00011229">
        <w:rPr>
          <w:rFonts w:ascii="Times New Roman" w:hAnsi="Times New Roman" w:cs="Times New Roman"/>
          <w:sz w:val="24"/>
          <w:szCs w:val="24"/>
        </w:rPr>
        <w:t>This chapter describes the system implementation and documentation, analysis of modules</w:t>
      </w:r>
      <w:r>
        <w:rPr>
          <w:rFonts w:ascii="Times New Roman" w:hAnsi="Times New Roman" w:cs="Times New Roman"/>
          <w:sz w:val="24"/>
          <w:szCs w:val="24"/>
        </w:rPr>
        <w:t>,</w:t>
      </w:r>
      <w:r w:rsidRPr="00011229">
        <w:rPr>
          <w:rFonts w:ascii="Times New Roman" w:hAnsi="Times New Roman" w:cs="Times New Roman"/>
          <w:sz w:val="24"/>
          <w:szCs w:val="24"/>
        </w:rPr>
        <w:t xml:space="preserve"> and system requirements for implementation.</w:t>
      </w:r>
    </w:p>
    <w:p w14:paraId="1DD76FA9" w14:textId="77777777" w:rsidR="00DA3CB2" w:rsidRPr="00011229" w:rsidRDefault="00DA3CB2" w:rsidP="00C711B1">
      <w:pPr>
        <w:spacing w:before="240" w:after="0" w:line="360" w:lineRule="auto"/>
        <w:rPr>
          <w:rFonts w:ascii="Times New Roman" w:hAnsi="Times New Roman" w:cs="Times New Roman"/>
          <w:sz w:val="24"/>
          <w:szCs w:val="24"/>
        </w:rPr>
      </w:pPr>
      <w:r w:rsidRPr="00581880">
        <w:rPr>
          <w:rFonts w:ascii="Times New Roman" w:hAnsi="Times New Roman" w:cs="Times New Roman"/>
          <w:b/>
          <w:bCs/>
          <w:sz w:val="24"/>
          <w:szCs w:val="24"/>
        </w:rPr>
        <w:t>Chapter Five: Summary, Conclusion</w:t>
      </w:r>
      <w:r>
        <w:rPr>
          <w:rFonts w:ascii="Times New Roman" w:hAnsi="Times New Roman" w:cs="Times New Roman"/>
          <w:b/>
          <w:bCs/>
          <w:sz w:val="24"/>
          <w:szCs w:val="24"/>
        </w:rPr>
        <w:t>,</w:t>
      </w:r>
      <w:r w:rsidRPr="00581880">
        <w:rPr>
          <w:rFonts w:ascii="Times New Roman" w:hAnsi="Times New Roman" w:cs="Times New Roman"/>
          <w:b/>
          <w:bCs/>
          <w:sz w:val="24"/>
          <w:szCs w:val="24"/>
        </w:rPr>
        <w:t xml:space="preserve"> and</w:t>
      </w:r>
      <w:r w:rsidRPr="00011229">
        <w:rPr>
          <w:rFonts w:ascii="Times New Roman" w:hAnsi="Times New Roman" w:cs="Times New Roman"/>
          <w:sz w:val="24"/>
          <w:szCs w:val="24"/>
        </w:rPr>
        <w:t xml:space="preserve"> </w:t>
      </w:r>
      <w:r w:rsidRPr="00581880">
        <w:rPr>
          <w:rFonts w:ascii="Times New Roman" w:hAnsi="Times New Roman" w:cs="Times New Roman"/>
          <w:b/>
          <w:bCs/>
          <w:sz w:val="24"/>
          <w:szCs w:val="24"/>
        </w:rPr>
        <w:t xml:space="preserve">Recommendation </w:t>
      </w:r>
    </w:p>
    <w:p w14:paraId="6CE35C58" w14:textId="77777777" w:rsidR="00DA3CB2" w:rsidRPr="00627D03" w:rsidRDefault="00DA3CB2" w:rsidP="00C711B1">
      <w:pPr>
        <w:spacing w:before="240" w:after="0" w:line="360" w:lineRule="auto"/>
        <w:rPr>
          <w:rFonts w:ascii="Times New Roman" w:hAnsi="Times New Roman" w:cs="Times New Roman"/>
          <w:sz w:val="24"/>
          <w:szCs w:val="24"/>
        </w:rPr>
      </w:pPr>
      <w:r w:rsidRPr="00011229">
        <w:rPr>
          <w:rFonts w:ascii="Times New Roman" w:hAnsi="Times New Roman" w:cs="Times New Roman"/>
          <w:sz w:val="24"/>
          <w:szCs w:val="24"/>
        </w:rPr>
        <w:t xml:space="preserve">The chapter provides </w:t>
      </w:r>
      <w:r>
        <w:rPr>
          <w:rFonts w:ascii="Times New Roman" w:hAnsi="Times New Roman" w:cs="Times New Roman"/>
          <w:sz w:val="24"/>
          <w:szCs w:val="24"/>
        </w:rPr>
        <w:t>a</w:t>
      </w:r>
      <w:r w:rsidRPr="00011229">
        <w:rPr>
          <w:rFonts w:ascii="Times New Roman" w:hAnsi="Times New Roman" w:cs="Times New Roman"/>
          <w:sz w:val="24"/>
          <w:szCs w:val="24"/>
        </w:rPr>
        <w:t xml:space="preserve"> summary of major findings, conclusions</w:t>
      </w:r>
      <w:r>
        <w:rPr>
          <w:rFonts w:ascii="Times New Roman" w:hAnsi="Times New Roman" w:cs="Times New Roman"/>
          <w:sz w:val="24"/>
          <w:szCs w:val="24"/>
        </w:rPr>
        <w:t>,</w:t>
      </w:r>
      <w:r w:rsidRPr="00011229">
        <w:rPr>
          <w:rFonts w:ascii="Times New Roman" w:hAnsi="Times New Roman" w:cs="Times New Roman"/>
          <w:sz w:val="24"/>
          <w:szCs w:val="24"/>
        </w:rPr>
        <w:t xml:space="preserve"> and recommendations based on the study conducted.</w:t>
      </w:r>
    </w:p>
    <w:p w14:paraId="33967AC8" w14:textId="3A94B8C0" w:rsidR="00DA3CB2" w:rsidRDefault="00DA3CB2" w:rsidP="00C711B1">
      <w:pPr>
        <w:pStyle w:val="NormalWeb"/>
        <w:shd w:val="clear" w:color="auto" w:fill="FFFFFF"/>
        <w:spacing w:before="240" w:beforeAutospacing="0" w:after="0" w:afterAutospacing="0" w:line="360" w:lineRule="auto"/>
      </w:pPr>
      <w:r>
        <w:rPr>
          <w:b/>
          <w:bCs/>
        </w:rPr>
        <w:t>1.8</w:t>
      </w:r>
      <w:r w:rsidR="00C04796">
        <w:rPr>
          <w:b/>
          <w:bCs/>
        </w:rPr>
        <w:t xml:space="preserve"> </w:t>
      </w:r>
      <w:r>
        <w:rPr>
          <w:b/>
          <w:bCs/>
        </w:rPr>
        <w:t>Definition of Terms</w:t>
      </w:r>
    </w:p>
    <w:p w14:paraId="2EF10A6C" w14:textId="77777777" w:rsidR="00DA3CB2" w:rsidRDefault="00DA3CB2" w:rsidP="00C711B1">
      <w:pPr>
        <w:pStyle w:val="Default"/>
        <w:numPr>
          <w:ilvl w:val="0"/>
          <w:numId w:val="6"/>
        </w:numPr>
        <w:spacing w:before="240" w:line="360" w:lineRule="auto"/>
        <w:rPr>
          <w:rFonts w:ascii="Times New Roman" w:hAnsi="Times New Roman" w:cs="Times New Roman"/>
          <w:color w:val="auto"/>
        </w:rPr>
      </w:pPr>
      <w:r>
        <w:rPr>
          <w:rFonts w:ascii="Times New Roman" w:hAnsi="Times New Roman" w:cs="Times New Roman"/>
          <w:b/>
          <w:bCs/>
          <w:color w:val="auto"/>
        </w:rPr>
        <w:t>Google Map</w:t>
      </w:r>
      <w:r w:rsidRPr="00F8123A">
        <w:rPr>
          <w:rFonts w:ascii="Times New Roman" w:hAnsi="Times New Roman" w:cs="Times New Roman"/>
          <w:color w:val="auto"/>
        </w:rPr>
        <w:t>:</w:t>
      </w:r>
      <w:r>
        <w:rPr>
          <w:rFonts w:ascii="Times New Roman" w:hAnsi="Times New Roman" w:cs="Times New Roman"/>
          <w:color w:val="auto"/>
        </w:rPr>
        <w:t xml:space="preserve"> </w:t>
      </w:r>
      <w:r w:rsidRPr="00F8123A">
        <w:rPr>
          <w:rFonts w:ascii="Times New Roman" w:hAnsi="Times New Roman" w:cs="Times New Roman"/>
          <w:color w:val="auto"/>
        </w:rPr>
        <w:t>A web-based mapping service called Google Maps was created by Google. It enables route planning for travel by foot, automobile, bicycle, or public transit as well as satellite images, street maps, 360-degree panoramic views of streets, and current traffic conditions.</w:t>
      </w:r>
    </w:p>
    <w:p w14:paraId="70299AD0" w14:textId="77777777" w:rsidR="00DA3CB2" w:rsidRDefault="00DA3CB2" w:rsidP="00C711B1">
      <w:pPr>
        <w:pStyle w:val="Default"/>
        <w:numPr>
          <w:ilvl w:val="0"/>
          <w:numId w:val="6"/>
        </w:numPr>
        <w:spacing w:before="240" w:line="360" w:lineRule="auto"/>
        <w:rPr>
          <w:rFonts w:ascii="Times New Roman" w:hAnsi="Times New Roman" w:cs="Times New Roman"/>
          <w:color w:val="auto"/>
        </w:rPr>
      </w:pPr>
      <w:r>
        <w:rPr>
          <w:rFonts w:ascii="Times New Roman" w:hAnsi="Times New Roman" w:cs="Times New Roman"/>
          <w:b/>
          <w:bCs/>
          <w:color w:val="auto"/>
        </w:rPr>
        <w:t>Database</w:t>
      </w:r>
      <w:r>
        <w:rPr>
          <w:rFonts w:ascii="Times New Roman" w:hAnsi="Times New Roman" w:cs="Times New Roman"/>
          <w:color w:val="auto"/>
        </w:rPr>
        <w:t xml:space="preserve">: </w:t>
      </w:r>
      <w:r w:rsidRPr="00F8123A">
        <w:rPr>
          <w:rFonts w:ascii="Times New Roman" w:hAnsi="Times New Roman" w:cs="Times New Roman"/>
          <w:color w:val="auto"/>
        </w:rPr>
        <w:t>A database is a collection of arranged data that is electronically stored and accessible. A database often contains significant volumes of structured data that can be searched, sorted, and retrieved with ease by users</w:t>
      </w:r>
      <w:r>
        <w:rPr>
          <w:rFonts w:ascii="Times New Roman" w:hAnsi="Times New Roman" w:cs="Times New Roman"/>
          <w:color w:val="auto"/>
        </w:rPr>
        <w:t xml:space="preserve">. </w:t>
      </w:r>
    </w:p>
    <w:p w14:paraId="072505A4" w14:textId="77777777" w:rsidR="00DA3CB2" w:rsidRDefault="00DA3CB2" w:rsidP="00C711B1">
      <w:pPr>
        <w:pStyle w:val="Default"/>
        <w:numPr>
          <w:ilvl w:val="0"/>
          <w:numId w:val="6"/>
        </w:numPr>
        <w:spacing w:before="240" w:line="360" w:lineRule="auto"/>
        <w:rPr>
          <w:rFonts w:ascii="Times New Roman" w:hAnsi="Times New Roman" w:cs="Times New Roman"/>
          <w:color w:val="auto"/>
        </w:rPr>
      </w:pPr>
      <w:r>
        <w:rPr>
          <w:rFonts w:ascii="Times New Roman" w:hAnsi="Times New Roman" w:cs="Times New Roman"/>
          <w:b/>
          <w:bCs/>
          <w:color w:val="auto"/>
        </w:rPr>
        <w:t>Django</w:t>
      </w:r>
      <w:r w:rsidRPr="00F8123A">
        <w:rPr>
          <w:rFonts w:ascii="Times New Roman" w:hAnsi="Times New Roman" w:cs="Times New Roman"/>
          <w:color w:val="auto"/>
        </w:rPr>
        <w:t>:</w:t>
      </w:r>
      <w:r>
        <w:rPr>
          <w:rFonts w:ascii="Times New Roman" w:hAnsi="Times New Roman" w:cs="Times New Roman"/>
          <w:color w:val="auto"/>
        </w:rPr>
        <w:t xml:space="preserve"> </w:t>
      </w:r>
      <w:r w:rsidRPr="00F8123A">
        <w:rPr>
          <w:rFonts w:ascii="Times New Roman" w:hAnsi="Times New Roman" w:cs="Times New Roman"/>
          <w:color w:val="auto"/>
        </w:rPr>
        <w:t>Django is a free and open-source web framework written in Python. It is designed to make the development of complex, database-driven websites and applications easier and more efficient.</w:t>
      </w:r>
    </w:p>
    <w:p w14:paraId="32562398" w14:textId="45B3003F" w:rsidR="00DA3CB2" w:rsidRPr="00F8123A" w:rsidRDefault="00DA3CB2" w:rsidP="00C711B1">
      <w:pPr>
        <w:pStyle w:val="Default"/>
        <w:numPr>
          <w:ilvl w:val="0"/>
          <w:numId w:val="6"/>
        </w:numPr>
        <w:spacing w:before="240" w:line="360" w:lineRule="auto"/>
        <w:rPr>
          <w:rFonts w:ascii="Times New Roman" w:hAnsi="Times New Roman" w:cs="Times New Roman"/>
          <w:color w:val="auto"/>
        </w:rPr>
      </w:pPr>
      <w:r w:rsidRPr="00F8123A">
        <w:rPr>
          <w:rFonts w:ascii="Times New Roman" w:hAnsi="Times New Roman" w:cs="Times New Roman"/>
          <w:b/>
          <w:bCs/>
        </w:rPr>
        <w:lastRenderedPageBreak/>
        <w:t>GIS</w:t>
      </w:r>
      <w:r>
        <w:rPr>
          <w:rFonts w:ascii="Times New Roman" w:hAnsi="Times New Roman" w:cs="Times New Roman"/>
        </w:rPr>
        <w:t xml:space="preserve">: </w:t>
      </w:r>
      <w:r w:rsidRPr="004B19CA">
        <w:rPr>
          <w:rFonts w:ascii="Times New Roman" w:hAnsi="Times New Roman" w:cs="Times New Roman"/>
        </w:rPr>
        <w:t xml:space="preserve">Geographic information system is referred to as GIS. It is a system for gathering, conserving, processing, and managing geographic or geographical data. Users of GIS may produce and examine maps as well as </w:t>
      </w:r>
      <w:r w:rsidR="002A6707">
        <w:rPr>
          <w:rFonts w:ascii="Times New Roman" w:hAnsi="Times New Roman" w:cs="Times New Roman"/>
        </w:rPr>
        <w:t>analyze</w:t>
      </w:r>
      <w:r w:rsidRPr="004B19CA">
        <w:rPr>
          <w:rFonts w:ascii="Times New Roman" w:hAnsi="Times New Roman" w:cs="Times New Roman"/>
        </w:rPr>
        <w:t xml:space="preserve"> and comprehend geographical data.</w:t>
      </w:r>
    </w:p>
    <w:p w14:paraId="2DA04ED8" w14:textId="77777777" w:rsidR="00DA3CB2" w:rsidRPr="00885B1D" w:rsidRDefault="00DA3CB2" w:rsidP="00C711B1">
      <w:pPr>
        <w:pStyle w:val="Default"/>
        <w:numPr>
          <w:ilvl w:val="0"/>
          <w:numId w:val="6"/>
        </w:numPr>
        <w:spacing w:before="240" w:line="360" w:lineRule="auto"/>
        <w:rPr>
          <w:rFonts w:ascii="Times New Roman" w:hAnsi="Times New Roman" w:cs="Times New Roman"/>
          <w:bCs/>
          <w:color w:val="auto"/>
        </w:rPr>
      </w:pPr>
      <w:r w:rsidRPr="00F8123A">
        <w:rPr>
          <w:rFonts w:ascii="Times New Roman" w:hAnsi="Times New Roman" w:cs="Times New Roman"/>
          <w:b/>
        </w:rPr>
        <w:t>REST</w:t>
      </w:r>
      <w:r>
        <w:rPr>
          <w:rFonts w:ascii="Times New Roman" w:hAnsi="Times New Roman" w:cs="Times New Roman"/>
          <w:b/>
        </w:rPr>
        <w:t xml:space="preserve">: </w:t>
      </w:r>
      <w:r w:rsidRPr="00885B1D">
        <w:rPr>
          <w:rFonts w:ascii="Times New Roman" w:hAnsi="Times New Roman" w:cs="Times New Roman"/>
          <w:bCs/>
        </w:rPr>
        <w:t>REST, or R</w:t>
      </w:r>
      <w:r>
        <w:rPr>
          <w:rFonts w:ascii="Times New Roman" w:hAnsi="Times New Roman" w:cs="Times New Roman"/>
          <w:bCs/>
        </w:rPr>
        <w:t>e</w:t>
      </w:r>
      <w:r w:rsidRPr="00885B1D">
        <w:rPr>
          <w:rFonts w:ascii="Times New Roman" w:hAnsi="Times New Roman" w:cs="Times New Roman"/>
          <w:bCs/>
        </w:rPr>
        <w:t>presentational State Transfer, is an architectural style for building web services and APIs. It is a set of principles and guidelines that define how a web service or API should be structured and how it should operate.</w:t>
      </w:r>
    </w:p>
    <w:p w14:paraId="79FD7906" w14:textId="77777777" w:rsidR="00DA3CB2" w:rsidRPr="00F8123A" w:rsidRDefault="00DA3CB2" w:rsidP="00C711B1">
      <w:pPr>
        <w:pStyle w:val="Default"/>
        <w:numPr>
          <w:ilvl w:val="0"/>
          <w:numId w:val="6"/>
        </w:numPr>
        <w:spacing w:before="240" w:line="360" w:lineRule="auto"/>
        <w:rPr>
          <w:rFonts w:ascii="Times New Roman" w:hAnsi="Times New Roman" w:cs="Times New Roman"/>
          <w:color w:val="auto"/>
        </w:rPr>
      </w:pPr>
      <w:r w:rsidRPr="00F8123A">
        <w:rPr>
          <w:rFonts w:ascii="Times New Roman" w:hAnsi="Times New Roman" w:cs="Times New Roman"/>
          <w:b/>
        </w:rPr>
        <w:t>API</w:t>
      </w:r>
      <w:r>
        <w:rPr>
          <w:rFonts w:ascii="Times New Roman" w:hAnsi="Times New Roman" w:cs="Times New Roman"/>
          <w:bCs/>
        </w:rPr>
        <w:t xml:space="preserve">: </w:t>
      </w:r>
      <w:r w:rsidRPr="00D63BB0">
        <w:rPr>
          <w:rFonts w:ascii="Times New Roman" w:hAnsi="Times New Roman" w:cs="Times New Roman"/>
          <w:bCs/>
        </w:rPr>
        <w:t>An API, or application programming interface, is a set of rules and protocols that allows different software applications to communicate with each other. An API defines the way in which different software components should interact and exchange data, allowing them to work together to accomplish a specific task or function.</w:t>
      </w:r>
    </w:p>
    <w:p w14:paraId="0C18E31A" w14:textId="77777777" w:rsidR="00DA3CB2" w:rsidRPr="00F8123A" w:rsidRDefault="00DA3CB2" w:rsidP="00C711B1">
      <w:pPr>
        <w:pStyle w:val="Default"/>
        <w:numPr>
          <w:ilvl w:val="0"/>
          <w:numId w:val="6"/>
        </w:numPr>
        <w:spacing w:before="240" w:line="360" w:lineRule="auto"/>
        <w:rPr>
          <w:rFonts w:ascii="Times New Roman" w:hAnsi="Times New Roman" w:cs="Times New Roman"/>
          <w:color w:val="auto"/>
        </w:rPr>
      </w:pPr>
      <w:r w:rsidRPr="00F8123A">
        <w:rPr>
          <w:rFonts w:ascii="Times New Roman" w:hAnsi="Times New Roman" w:cs="Times New Roman"/>
          <w:b/>
        </w:rPr>
        <w:t>F</w:t>
      </w:r>
      <w:r w:rsidRPr="00F8123A">
        <w:rPr>
          <w:rFonts w:ascii="Times New Roman" w:hAnsi="Times New Roman" w:cs="Times New Roman"/>
          <w:b/>
          <w:color w:val="auto"/>
        </w:rPr>
        <w:t>lutter</w:t>
      </w:r>
      <w:r>
        <w:rPr>
          <w:rFonts w:ascii="Times New Roman" w:hAnsi="Times New Roman" w:cs="Times New Roman"/>
          <w:color w:val="auto"/>
        </w:rPr>
        <w:t xml:space="preserve">: </w:t>
      </w:r>
      <w:r w:rsidRPr="00D24874">
        <w:rPr>
          <w:rFonts w:ascii="Times New Roman" w:hAnsi="Times New Roman" w:cs="Times New Roman"/>
          <w:color w:val="auto"/>
        </w:rPr>
        <w:t>Flutter is a free and open-source mobile application development framework created by Google. It is used to build natively compiled applications for mobile, web, and desktop from a single codebase.</w:t>
      </w:r>
    </w:p>
    <w:p w14:paraId="31CD231B" w14:textId="77777777" w:rsidR="00DA3CB2" w:rsidRPr="00730F1B" w:rsidRDefault="00DA3CB2" w:rsidP="00C711B1">
      <w:pPr>
        <w:pStyle w:val="Default"/>
        <w:numPr>
          <w:ilvl w:val="0"/>
          <w:numId w:val="6"/>
        </w:numPr>
        <w:spacing w:before="240" w:line="360" w:lineRule="auto"/>
        <w:rPr>
          <w:rFonts w:ascii="Times New Roman" w:hAnsi="Times New Roman" w:cs="Times New Roman"/>
          <w:color w:val="auto"/>
        </w:rPr>
      </w:pPr>
      <w:r w:rsidRPr="00F8123A">
        <w:rPr>
          <w:rFonts w:ascii="Times New Roman" w:hAnsi="Times New Roman" w:cs="Times New Roman"/>
          <w:b/>
        </w:rPr>
        <w:t>UI</w:t>
      </w:r>
      <w:r>
        <w:rPr>
          <w:rFonts w:ascii="Times New Roman" w:hAnsi="Times New Roman" w:cs="Times New Roman"/>
          <w:bCs/>
        </w:rPr>
        <w:t xml:space="preserve">: </w:t>
      </w:r>
      <w:r w:rsidRPr="00B5306C">
        <w:rPr>
          <w:rFonts w:ascii="Times New Roman" w:hAnsi="Times New Roman" w:cs="Times New Roman"/>
          <w:bCs/>
        </w:rPr>
        <w:t xml:space="preserve">UI stands for </w:t>
      </w:r>
      <w:r>
        <w:rPr>
          <w:rFonts w:ascii="Times New Roman" w:hAnsi="Times New Roman" w:cs="Times New Roman"/>
          <w:bCs/>
        </w:rPr>
        <w:t xml:space="preserve">the </w:t>
      </w:r>
      <w:r w:rsidRPr="00B5306C">
        <w:rPr>
          <w:rFonts w:ascii="Times New Roman" w:hAnsi="Times New Roman" w:cs="Times New Roman"/>
          <w:bCs/>
        </w:rPr>
        <w:t>user interface. It is the part of an application or website that the user interacts with directly. The user interface is the means by which the user and the application or website communicate with each other.</w:t>
      </w:r>
    </w:p>
    <w:p w14:paraId="5D3AD170" w14:textId="3FFD51EE" w:rsidR="00B62923" w:rsidRDefault="00B62923">
      <w:pPr>
        <w:spacing w:after="160" w:line="259" w:lineRule="auto"/>
        <w:rPr>
          <w:rFonts w:ascii="Times New Roman" w:hAnsi="Times New Roman"/>
          <w:sz w:val="24"/>
          <w:szCs w:val="24"/>
        </w:rPr>
      </w:pPr>
      <w:r>
        <w:rPr>
          <w:rFonts w:ascii="Times New Roman" w:hAnsi="Times New Roman"/>
          <w:sz w:val="24"/>
          <w:szCs w:val="24"/>
        </w:rPr>
        <w:br w:type="page"/>
      </w:r>
    </w:p>
    <w:p w14:paraId="612FE693" w14:textId="0E2C52F6" w:rsidR="00B62923" w:rsidRDefault="00B62923">
      <w:pPr>
        <w:spacing w:after="0" w:line="240" w:lineRule="auto"/>
        <w:jc w:val="center"/>
        <w:rPr>
          <w:rFonts w:ascii="Times New Roman" w:hAnsi="Times New Roman" w:cs="Times New Roman"/>
          <w:b/>
          <w:color w:val="000000" w:themeColor="text1"/>
          <w:sz w:val="24"/>
          <w:szCs w:val="24"/>
        </w:rPr>
        <w:pPrChange w:id="9" w:author="ABUBAKAR BALARABE" w:date="2023-08-22T16:52:00Z">
          <w:pPr>
            <w:spacing w:line="360" w:lineRule="auto"/>
            <w:jc w:val="center"/>
          </w:pPr>
        </w:pPrChange>
      </w:pPr>
      <w:r>
        <w:rPr>
          <w:rFonts w:ascii="Times New Roman" w:hAnsi="Times New Roman" w:cs="Times New Roman"/>
          <w:b/>
          <w:color w:val="000000" w:themeColor="text1"/>
          <w:sz w:val="24"/>
          <w:szCs w:val="24"/>
        </w:rPr>
        <w:lastRenderedPageBreak/>
        <w:t>CHAPTER TWO</w:t>
      </w:r>
    </w:p>
    <w:p w14:paraId="27972D66" w14:textId="77777777" w:rsidR="00B62923" w:rsidRPr="00D3308E" w:rsidRDefault="00B62923">
      <w:pPr>
        <w:spacing w:before="240" w:after="0" w:line="240" w:lineRule="auto"/>
        <w:jc w:val="center"/>
        <w:rPr>
          <w:rFonts w:ascii="Times New Roman" w:hAnsi="Times New Roman" w:cs="Times New Roman"/>
          <w:b/>
          <w:bCs/>
          <w:color w:val="000000" w:themeColor="text1"/>
          <w:sz w:val="28"/>
          <w:szCs w:val="28"/>
        </w:rPr>
        <w:pPrChange w:id="10" w:author="ABUBAKAR BALARABE" w:date="2023-08-22T16:52:00Z">
          <w:pPr>
            <w:spacing w:before="240" w:line="360" w:lineRule="auto"/>
            <w:jc w:val="center"/>
          </w:pPr>
        </w:pPrChange>
      </w:pPr>
      <w:r w:rsidRPr="00D3308E">
        <w:rPr>
          <w:rFonts w:ascii="Times New Roman" w:hAnsi="Times New Roman" w:cs="Times New Roman"/>
          <w:b/>
          <w:bCs/>
          <w:color w:val="000000" w:themeColor="text1"/>
          <w:sz w:val="28"/>
          <w:szCs w:val="28"/>
        </w:rPr>
        <w:t>LITERATURE REVIEW</w:t>
      </w:r>
    </w:p>
    <w:p w14:paraId="6DB55F45" w14:textId="52856BDD" w:rsidR="00B62923" w:rsidRPr="00535C4B" w:rsidRDefault="00B62923" w:rsidP="00B62923">
      <w:pPr>
        <w:spacing w:line="360" w:lineRule="auto"/>
        <w:jc w:val="both"/>
        <w:rPr>
          <w:rFonts w:ascii="Times New Roman" w:hAnsi="Times New Roman" w:cs="Times New Roman"/>
          <w:b/>
          <w:bCs/>
          <w:color w:val="000000" w:themeColor="text1"/>
          <w:sz w:val="24"/>
          <w:szCs w:val="24"/>
        </w:rPr>
      </w:pPr>
      <w:r w:rsidRPr="00535C4B">
        <w:rPr>
          <w:rFonts w:ascii="Times New Roman" w:hAnsi="Times New Roman" w:cs="Times New Roman"/>
          <w:b/>
          <w:bCs/>
          <w:color w:val="000000" w:themeColor="text1"/>
          <w:sz w:val="24"/>
          <w:szCs w:val="24"/>
        </w:rPr>
        <w:t>2.</w:t>
      </w:r>
      <w:r w:rsidR="00CD57F2">
        <w:rPr>
          <w:rFonts w:ascii="Times New Roman" w:hAnsi="Times New Roman" w:cs="Times New Roman"/>
          <w:b/>
          <w:bCs/>
          <w:color w:val="000000" w:themeColor="text1"/>
          <w:sz w:val="24"/>
          <w:szCs w:val="24"/>
        </w:rPr>
        <w:t>0</w:t>
      </w:r>
      <w:r w:rsidR="00D808E3">
        <w:rPr>
          <w:rFonts w:ascii="Times New Roman" w:hAnsi="Times New Roman" w:cs="Times New Roman"/>
          <w:b/>
          <w:bCs/>
          <w:color w:val="000000" w:themeColor="text1"/>
          <w:sz w:val="24"/>
          <w:szCs w:val="24"/>
        </w:rPr>
        <w:t xml:space="preserve"> </w:t>
      </w:r>
      <w:r w:rsidR="00E83E6F">
        <w:rPr>
          <w:rFonts w:ascii="Times New Roman" w:hAnsi="Times New Roman" w:cs="Times New Roman"/>
          <w:b/>
          <w:color w:val="000000" w:themeColor="text1"/>
          <w:sz w:val="24"/>
          <w:szCs w:val="24"/>
        </w:rPr>
        <w:t>Preamble</w:t>
      </w:r>
    </w:p>
    <w:p w14:paraId="43A94133" w14:textId="12495471" w:rsidR="002444E5" w:rsidRDefault="002444E5" w:rsidP="00B62923">
      <w:pPr>
        <w:spacing w:line="36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This chapter </w:t>
      </w:r>
      <w:r>
        <w:rPr>
          <w:rFonts w:ascii="Times New Roman" w:hAnsi="Times New Roman" w:cs="Times New Roman"/>
          <w:sz w:val="24"/>
          <w:szCs w:val="24"/>
        </w:rPr>
        <w:t>discuss Information management system,</w:t>
      </w:r>
      <w:r w:rsidRPr="00DF5F51">
        <w:t xml:space="preserve"> </w:t>
      </w:r>
      <w:r>
        <w:rPr>
          <w:rFonts w:ascii="Times New Roman" w:hAnsi="Times New Roman" w:cs="Times New Roman"/>
          <w:sz w:val="24"/>
          <w:szCs w:val="24"/>
        </w:rPr>
        <w:t>Mobile based system,</w:t>
      </w:r>
      <w:r w:rsidRPr="00DF5F51">
        <w:t xml:space="preserve"> </w:t>
      </w:r>
      <w:r>
        <w:rPr>
          <w:rFonts w:ascii="Times New Roman" w:hAnsi="Times New Roman" w:cs="Times New Roman"/>
          <w:sz w:val="24"/>
          <w:szCs w:val="24"/>
        </w:rPr>
        <w:t>Assistance system, Review of related past works, Summary of related literature reviews, Analysis of the current system, Problem inherent in the current system as well as advantages of the new proposed system.</w:t>
      </w:r>
    </w:p>
    <w:p w14:paraId="3BB4D408" w14:textId="5F858A39" w:rsidR="00D808E3" w:rsidRDefault="00D808E3" w:rsidP="00B62923">
      <w:pPr>
        <w:spacing w:line="360" w:lineRule="auto"/>
        <w:jc w:val="both"/>
        <w:rPr>
          <w:rFonts w:ascii="Times New Roman" w:hAnsi="Times New Roman" w:cs="Times New Roman"/>
          <w:b/>
          <w:bCs/>
          <w:color w:val="000000" w:themeColor="text1"/>
          <w:sz w:val="24"/>
          <w:szCs w:val="24"/>
        </w:rPr>
      </w:pPr>
      <w:r w:rsidRPr="00D808E3">
        <w:rPr>
          <w:rFonts w:ascii="Times New Roman" w:hAnsi="Times New Roman" w:cs="Times New Roman"/>
          <w:b/>
          <w:bCs/>
          <w:color w:val="000000" w:themeColor="text1"/>
          <w:sz w:val="24"/>
          <w:szCs w:val="24"/>
        </w:rPr>
        <w:t>2.1 Information Management System</w:t>
      </w:r>
    </w:p>
    <w:p w14:paraId="13044468" w14:textId="0C726351" w:rsidR="0002642B" w:rsidRPr="0002642B" w:rsidRDefault="0002642B" w:rsidP="0002642B">
      <w:pPr>
        <w:spacing w:line="360" w:lineRule="auto"/>
        <w:jc w:val="both"/>
        <w:rPr>
          <w:rFonts w:ascii="Times New Roman" w:hAnsi="Times New Roman" w:cs="Times New Roman"/>
          <w:color w:val="000000" w:themeColor="text1"/>
          <w:sz w:val="24"/>
          <w:szCs w:val="24"/>
        </w:rPr>
      </w:pPr>
      <w:r w:rsidRPr="0002642B">
        <w:rPr>
          <w:rFonts w:ascii="Times New Roman" w:hAnsi="Times New Roman" w:cs="Times New Roman"/>
          <w:color w:val="000000" w:themeColor="text1"/>
          <w:sz w:val="24"/>
          <w:szCs w:val="24"/>
        </w:rPr>
        <w:t>An essential component of this project is the implementation of an Information Management System (IMS). IMS is a structured approach to collecting, storing, organizing, and retrieving data and information efficiently. In the context of this project, the IMS plays a pivotal role in managing various types of information related to vehicle breakdowns, service providers, and user interactions.</w:t>
      </w:r>
      <w:r>
        <w:rPr>
          <w:rFonts w:ascii="Times New Roman" w:hAnsi="Times New Roman" w:cs="Times New Roman"/>
          <w:color w:val="000000" w:themeColor="text1"/>
          <w:sz w:val="24"/>
          <w:szCs w:val="24"/>
        </w:rPr>
        <w:t xml:space="preserve"> </w:t>
      </w:r>
      <w:r w:rsidRPr="0002642B">
        <w:rPr>
          <w:rFonts w:ascii="Times New Roman" w:hAnsi="Times New Roman" w:cs="Times New Roman"/>
          <w:color w:val="000000" w:themeColor="text1"/>
          <w:sz w:val="24"/>
          <w:szCs w:val="24"/>
        </w:rPr>
        <w:t>The IMS ensures the systematic storage and retrieval of critical data such as user profiles, mechanic and garage details, geographical coordinates, and service history. It allows for seamless integration with Geographic Information System (GIS) technology, enabling the application to provide real-time, location-based services.</w:t>
      </w:r>
      <w:r>
        <w:rPr>
          <w:rFonts w:ascii="Times New Roman" w:hAnsi="Times New Roman" w:cs="Times New Roman"/>
          <w:color w:val="000000" w:themeColor="text1"/>
          <w:sz w:val="24"/>
          <w:szCs w:val="24"/>
        </w:rPr>
        <w:t xml:space="preserve"> </w:t>
      </w:r>
      <w:r w:rsidRPr="0002642B">
        <w:rPr>
          <w:rFonts w:ascii="Times New Roman" w:hAnsi="Times New Roman" w:cs="Times New Roman"/>
          <w:color w:val="000000" w:themeColor="text1"/>
          <w:sz w:val="24"/>
          <w:szCs w:val="24"/>
        </w:rPr>
        <w:t>(Wibowo, 2018)</w:t>
      </w:r>
    </w:p>
    <w:p w14:paraId="60217040" w14:textId="6D56D003" w:rsidR="0002642B" w:rsidRPr="0002642B" w:rsidRDefault="0002642B" w:rsidP="0002642B">
      <w:pPr>
        <w:spacing w:line="360" w:lineRule="auto"/>
        <w:jc w:val="both"/>
        <w:rPr>
          <w:rFonts w:ascii="Times New Roman" w:hAnsi="Times New Roman" w:cs="Times New Roman"/>
          <w:color w:val="000000" w:themeColor="text1"/>
          <w:sz w:val="24"/>
          <w:szCs w:val="24"/>
        </w:rPr>
      </w:pPr>
      <w:r w:rsidRPr="0002642B">
        <w:rPr>
          <w:rFonts w:ascii="Times New Roman" w:hAnsi="Times New Roman" w:cs="Times New Roman"/>
          <w:color w:val="000000" w:themeColor="text1"/>
          <w:sz w:val="24"/>
          <w:szCs w:val="24"/>
        </w:rPr>
        <w:t>Moreover, the IMS assists in tracking and managing user inquiries, feedback, and service requests. It contributes to a seamless user experience by ensuring that users can easily access relevant information, such as the nearest available mechanics and service centers, while also streamlining the process of requesting assistance.</w:t>
      </w:r>
      <w:r>
        <w:rPr>
          <w:rFonts w:ascii="Times New Roman" w:hAnsi="Times New Roman" w:cs="Times New Roman"/>
          <w:color w:val="000000" w:themeColor="text1"/>
          <w:sz w:val="24"/>
          <w:szCs w:val="24"/>
        </w:rPr>
        <w:t xml:space="preserve"> </w:t>
      </w:r>
      <w:r w:rsidRPr="0002642B">
        <w:rPr>
          <w:rFonts w:ascii="Times New Roman" w:hAnsi="Times New Roman" w:cs="Times New Roman"/>
          <w:color w:val="000000" w:themeColor="text1"/>
          <w:sz w:val="24"/>
          <w:szCs w:val="24"/>
        </w:rPr>
        <w:t>To support these functionalities, the IMS is equipped with robust security measures to protect user data and privacy. Authentication and authorization mechanisms are implemented to ensure that only authorized personnel can access and modify sensitive information.</w:t>
      </w:r>
      <w:r>
        <w:rPr>
          <w:rFonts w:ascii="Times New Roman" w:hAnsi="Times New Roman" w:cs="Times New Roman"/>
          <w:color w:val="000000" w:themeColor="text1"/>
          <w:sz w:val="24"/>
          <w:szCs w:val="24"/>
        </w:rPr>
        <w:t xml:space="preserve"> </w:t>
      </w:r>
      <w:r w:rsidRPr="0002642B">
        <w:rPr>
          <w:rFonts w:ascii="Times New Roman" w:hAnsi="Times New Roman" w:cs="Times New Roman"/>
          <w:color w:val="000000" w:themeColor="text1"/>
          <w:sz w:val="24"/>
          <w:szCs w:val="24"/>
        </w:rPr>
        <w:t>(Wibowo, 2018)</w:t>
      </w:r>
    </w:p>
    <w:p w14:paraId="1F3FA5EB" w14:textId="1D8C78FE" w:rsidR="00D808E3" w:rsidRDefault="0002642B" w:rsidP="0002642B">
      <w:pPr>
        <w:spacing w:line="360" w:lineRule="auto"/>
        <w:jc w:val="both"/>
        <w:rPr>
          <w:rFonts w:ascii="Times New Roman" w:hAnsi="Times New Roman" w:cs="Times New Roman"/>
          <w:color w:val="000000" w:themeColor="text1"/>
          <w:sz w:val="24"/>
          <w:szCs w:val="24"/>
        </w:rPr>
      </w:pPr>
      <w:r w:rsidRPr="0002642B">
        <w:rPr>
          <w:rFonts w:ascii="Times New Roman" w:hAnsi="Times New Roman" w:cs="Times New Roman"/>
          <w:color w:val="000000" w:themeColor="text1"/>
          <w:sz w:val="24"/>
          <w:szCs w:val="24"/>
        </w:rPr>
        <w:t>This incorporation of an Information Management System (IMS) aligns with the project's objective of leveraging technological advancements and Geographic Information System (GIS) tools to streamline the process of locating and accessing vehicle repair services. It underscores the significance of efficient data management in providing users with quick and reliable solutions during unforeseen vehicle breakdowns.</w:t>
      </w:r>
      <w:r>
        <w:rPr>
          <w:rFonts w:ascii="Times New Roman" w:hAnsi="Times New Roman" w:cs="Times New Roman"/>
          <w:color w:val="000000" w:themeColor="text1"/>
          <w:sz w:val="24"/>
          <w:szCs w:val="24"/>
        </w:rPr>
        <w:t xml:space="preserve"> (</w:t>
      </w:r>
      <w:r w:rsidRPr="0002642B">
        <w:rPr>
          <w:rFonts w:ascii="Times New Roman" w:hAnsi="Times New Roman" w:cs="Times New Roman"/>
          <w:color w:val="000000" w:themeColor="text1"/>
          <w:sz w:val="24"/>
          <w:szCs w:val="24"/>
        </w:rPr>
        <w:t>Surekha</w:t>
      </w:r>
      <w:r>
        <w:rPr>
          <w:rFonts w:ascii="Times New Roman" w:hAnsi="Times New Roman" w:cs="Times New Roman"/>
          <w:color w:val="000000" w:themeColor="text1"/>
          <w:sz w:val="24"/>
          <w:szCs w:val="24"/>
        </w:rPr>
        <w:t>, 2021)</w:t>
      </w:r>
    </w:p>
    <w:p w14:paraId="35A10646" w14:textId="1EFADD52" w:rsidR="00172423" w:rsidRPr="00172423" w:rsidRDefault="00172423" w:rsidP="0002642B">
      <w:pPr>
        <w:spacing w:line="360" w:lineRule="auto"/>
        <w:jc w:val="both"/>
        <w:rPr>
          <w:rFonts w:ascii="Times New Roman" w:hAnsi="Times New Roman" w:cs="Times New Roman"/>
          <w:b/>
          <w:bCs/>
          <w:color w:val="000000" w:themeColor="text1"/>
          <w:sz w:val="24"/>
          <w:szCs w:val="24"/>
        </w:rPr>
      </w:pPr>
      <w:r w:rsidRPr="00172423">
        <w:rPr>
          <w:rFonts w:ascii="Times New Roman" w:hAnsi="Times New Roman" w:cs="Times New Roman"/>
          <w:b/>
          <w:bCs/>
          <w:color w:val="000000" w:themeColor="text1"/>
          <w:sz w:val="24"/>
          <w:szCs w:val="24"/>
        </w:rPr>
        <w:t>2.2 Mobile Based System</w:t>
      </w:r>
    </w:p>
    <w:p w14:paraId="47CF8AD6" w14:textId="636B4A29" w:rsidR="00172423" w:rsidRPr="00172423" w:rsidRDefault="00172423" w:rsidP="00172423">
      <w:pPr>
        <w:spacing w:line="360" w:lineRule="auto"/>
        <w:jc w:val="both"/>
        <w:rPr>
          <w:rFonts w:ascii="Times New Roman" w:hAnsi="Times New Roman" w:cs="Times New Roman"/>
          <w:color w:val="000000" w:themeColor="text1"/>
          <w:sz w:val="24"/>
          <w:szCs w:val="24"/>
        </w:rPr>
      </w:pPr>
      <w:r w:rsidRPr="00172423">
        <w:rPr>
          <w:rFonts w:ascii="Times New Roman" w:hAnsi="Times New Roman" w:cs="Times New Roman"/>
          <w:color w:val="000000" w:themeColor="text1"/>
          <w:sz w:val="24"/>
          <w:szCs w:val="24"/>
        </w:rPr>
        <w:lastRenderedPageBreak/>
        <w:t>In the modern digital era, mobile devices have become an integral part of our daily lives, offering convenience and accessibility like never before. This project is built upon the premise of harnessing the ubiquity and power of mobile technology to deliver essential services to users. A mobile-based system serves as the core of this initiative, enabling road users to access critical information and services at their fingertips. Leveraging the popularity of smartphones, the system provides a user-friendly interface that empowers individuals to quickly and efficiently locate nearby mechanics and garages when faced with vehicle breakdowns.</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Nadeeshani</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2020)</w:t>
      </w:r>
    </w:p>
    <w:p w14:paraId="6C2A4B15" w14:textId="40F44AD8" w:rsidR="00172423" w:rsidRPr="00172423" w:rsidRDefault="00172423" w:rsidP="00172423">
      <w:pPr>
        <w:spacing w:line="360" w:lineRule="auto"/>
        <w:jc w:val="both"/>
        <w:rPr>
          <w:rFonts w:ascii="Times New Roman" w:hAnsi="Times New Roman" w:cs="Times New Roman"/>
          <w:color w:val="000000" w:themeColor="text1"/>
          <w:sz w:val="24"/>
          <w:szCs w:val="24"/>
        </w:rPr>
      </w:pPr>
      <w:r w:rsidRPr="00172423">
        <w:rPr>
          <w:rFonts w:ascii="Times New Roman" w:hAnsi="Times New Roman" w:cs="Times New Roman"/>
          <w:color w:val="000000" w:themeColor="text1"/>
          <w:sz w:val="24"/>
          <w:szCs w:val="24"/>
        </w:rPr>
        <w:t>The mobile application not only offers ease of access but also leverages the capabilities of GPS and location-based services. By utilizing Geographic Information System (GIS) technology, the application can pinpoint the user's exact location and display a list of the nearest service providers. Users can effortlessly navigate through maps and directions, making it simpler than ever to reach assistance swiftly.</w:t>
      </w:r>
      <w:r>
        <w:rPr>
          <w:rFonts w:ascii="Times New Roman" w:hAnsi="Times New Roman" w:cs="Times New Roman"/>
          <w:color w:val="000000" w:themeColor="text1"/>
          <w:sz w:val="24"/>
          <w:szCs w:val="24"/>
        </w:rPr>
        <w:t xml:space="preserve"> </w:t>
      </w:r>
      <w:r w:rsidRPr="00172423">
        <w:rPr>
          <w:rFonts w:ascii="Times New Roman" w:hAnsi="Times New Roman" w:cs="Times New Roman"/>
          <w:color w:val="000000" w:themeColor="text1"/>
          <w:sz w:val="24"/>
          <w:szCs w:val="24"/>
        </w:rPr>
        <w:t xml:space="preserve">Furthermore, the mobile-based system promotes real-time communication and information exchange. Users can report breakdowns, request assistance, and provide feedback directly through the application. This seamless interaction enhances user experience and ensures that help is just a few taps away. </w:t>
      </w:r>
      <w:r>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Nadeeshani</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2020)</w:t>
      </w:r>
    </w:p>
    <w:p w14:paraId="6CEEC13C" w14:textId="77777777" w:rsidR="00172423" w:rsidRPr="00172423" w:rsidRDefault="00172423" w:rsidP="00172423">
      <w:pPr>
        <w:spacing w:line="360" w:lineRule="auto"/>
        <w:jc w:val="both"/>
        <w:rPr>
          <w:rFonts w:ascii="Times New Roman" w:hAnsi="Times New Roman" w:cs="Times New Roman"/>
          <w:color w:val="000000" w:themeColor="text1"/>
          <w:sz w:val="24"/>
          <w:szCs w:val="24"/>
        </w:rPr>
      </w:pPr>
      <w:r w:rsidRPr="00172423">
        <w:rPr>
          <w:rFonts w:ascii="Times New Roman" w:hAnsi="Times New Roman" w:cs="Times New Roman"/>
          <w:color w:val="000000" w:themeColor="text1"/>
          <w:sz w:val="24"/>
          <w:szCs w:val="24"/>
        </w:rPr>
        <w:t>In addition to serving road users, the mobile-based system benefits service providers by providing them with a digital platform to showcase their services, availability, and contact information. This not only expands their reach but also fosters transparency and trust within the community.</w:t>
      </w:r>
    </w:p>
    <w:p w14:paraId="7BB17A5E" w14:textId="5A221844" w:rsidR="00172423" w:rsidRDefault="00172423" w:rsidP="00172423">
      <w:pPr>
        <w:spacing w:line="360" w:lineRule="auto"/>
        <w:jc w:val="both"/>
        <w:rPr>
          <w:rFonts w:ascii="Times New Roman" w:hAnsi="Times New Roman" w:cs="Times New Roman"/>
          <w:color w:val="000000" w:themeColor="text1"/>
          <w:sz w:val="24"/>
          <w:szCs w:val="24"/>
        </w:rPr>
      </w:pPr>
      <w:r w:rsidRPr="00172423">
        <w:rPr>
          <w:rFonts w:ascii="Times New Roman" w:hAnsi="Times New Roman" w:cs="Times New Roman"/>
          <w:color w:val="000000" w:themeColor="text1"/>
          <w:sz w:val="24"/>
          <w:szCs w:val="24"/>
        </w:rPr>
        <w:t>The integration of a mobile-based system reflects the project's commitment to embracing contemporary technological advancements. It is a testament to the transformative potential of mobile technology in addressing real-world challenges and enhancing the safety and convenience of road travel.</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Nadeeshani</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2020)</w:t>
      </w:r>
    </w:p>
    <w:p w14:paraId="65D79345" w14:textId="77777777" w:rsidR="00E47E38" w:rsidRDefault="00E47E38" w:rsidP="00172423">
      <w:pPr>
        <w:spacing w:line="360" w:lineRule="auto"/>
        <w:jc w:val="both"/>
        <w:rPr>
          <w:rFonts w:ascii="Times New Roman" w:hAnsi="Times New Roman" w:cs="Times New Roman"/>
          <w:color w:val="000000" w:themeColor="text1"/>
          <w:sz w:val="24"/>
          <w:szCs w:val="24"/>
        </w:rPr>
      </w:pPr>
    </w:p>
    <w:p w14:paraId="3BE5081C" w14:textId="77777777" w:rsidR="00E47E38" w:rsidRPr="00172423" w:rsidRDefault="00E47E38" w:rsidP="00172423">
      <w:pPr>
        <w:spacing w:line="360" w:lineRule="auto"/>
        <w:jc w:val="both"/>
        <w:rPr>
          <w:rFonts w:ascii="Times New Roman" w:hAnsi="Times New Roman" w:cs="Times New Roman"/>
          <w:color w:val="000000" w:themeColor="text1"/>
          <w:sz w:val="24"/>
          <w:szCs w:val="24"/>
        </w:rPr>
      </w:pPr>
    </w:p>
    <w:p w14:paraId="2D91534E" w14:textId="3F9CB0D8" w:rsidR="00E47E38" w:rsidRPr="00172423" w:rsidRDefault="00E47E38" w:rsidP="00E47E38">
      <w:pPr>
        <w:spacing w:line="360" w:lineRule="auto"/>
        <w:jc w:val="both"/>
        <w:rPr>
          <w:rFonts w:ascii="Times New Roman" w:hAnsi="Times New Roman" w:cs="Times New Roman"/>
          <w:b/>
          <w:bCs/>
          <w:color w:val="000000" w:themeColor="text1"/>
          <w:sz w:val="24"/>
          <w:szCs w:val="24"/>
        </w:rPr>
      </w:pPr>
      <w:r w:rsidRPr="00172423">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3</w:t>
      </w:r>
      <w:r w:rsidRPr="00172423">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Assistance</w:t>
      </w:r>
      <w:r w:rsidRPr="00172423">
        <w:rPr>
          <w:rFonts w:ascii="Times New Roman" w:hAnsi="Times New Roman" w:cs="Times New Roman"/>
          <w:b/>
          <w:bCs/>
          <w:color w:val="000000" w:themeColor="text1"/>
          <w:sz w:val="24"/>
          <w:szCs w:val="24"/>
        </w:rPr>
        <w:t xml:space="preserve"> System</w:t>
      </w:r>
    </w:p>
    <w:p w14:paraId="61A6CE02" w14:textId="77777777"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The Assistance System is the core element of this project, designed to provide swift and efficient aid to road users facing vehicle breakdowns. It encompasses a range of features and functionalities aimed at enhancing user experience and ensuring timely assistance.</w:t>
      </w:r>
    </w:p>
    <w:p w14:paraId="2D8AE8D7" w14:textId="61AD19D1"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lastRenderedPageBreak/>
        <w:t>Key components of the Assistance System include:</w:t>
      </w:r>
    </w:p>
    <w:p w14:paraId="0FEA878F" w14:textId="5D0F7DB0"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1. Mobile Application: A user-friendly mobile application that serves as the primary interface between road users and service providers. The application leverages the power of mobile devices, enabling users to access critical services, report breakdowns, request assistance, and receive real-time updates.</w:t>
      </w:r>
      <w:r w:rsidR="009C6C41">
        <w:rPr>
          <w:rFonts w:ascii="Times New Roman" w:hAnsi="Times New Roman" w:cs="Times New Roman"/>
          <w:color w:val="000000" w:themeColor="text1"/>
          <w:sz w:val="24"/>
          <w:szCs w:val="24"/>
        </w:rPr>
        <w:t xml:space="preserve"> (</w:t>
      </w:r>
      <w:r w:rsidR="009C6C41" w:rsidRPr="00730F1B">
        <w:rPr>
          <w:rFonts w:ascii="Times New Roman" w:hAnsi="Times New Roman" w:cs="Times New Roman"/>
          <w:color w:val="000000" w:themeColor="text1"/>
          <w:sz w:val="24"/>
          <w:szCs w:val="24"/>
        </w:rPr>
        <w:t>Shwethashree</w:t>
      </w:r>
      <w:r w:rsidR="009C6C41">
        <w:rPr>
          <w:rFonts w:ascii="Times New Roman" w:hAnsi="Times New Roman" w:cs="Times New Roman"/>
          <w:color w:val="000000" w:themeColor="text1"/>
          <w:sz w:val="24"/>
          <w:szCs w:val="24"/>
        </w:rPr>
        <w:t xml:space="preserve"> et al. 2019)</w:t>
      </w:r>
    </w:p>
    <w:p w14:paraId="6582DFE8" w14:textId="5D597CFC"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2. Geographic Information System (GIS): GIS technology plays a pivotal role in the Assistance System. It enables precise location tracking, mapping, and geospatial data analysis. By incorporating GIS, the system can identify the user's current position, display nearby mechanics and garages, and provide detailed directions.</w:t>
      </w:r>
    </w:p>
    <w:p w14:paraId="41556700" w14:textId="56F5435A"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3. Real-time Communication: The system facilitates seamless communication between users and service providers. Users can submit service requests, receive confirmation, and track the arrival of assistance, all in real-time. Service providers can respond promptly to user inquiries and dispatch help efficiently.</w:t>
      </w:r>
    </w:p>
    <w:p w14:paraId="045D4E49" w14:textId="77777777" w:rsidR="008679C9" w:rsidRPr="008679C9" w:rsidRDefault="008679C9" w:rsidP="008679C9">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4. Information Management: An Information Management System (IMS) manages critical data related to users, service providers, service history, and feedback. The IMS ensures secure data storage, retrieval, and organization, contributing to a streamlined user experience.</w:t>
      </w:r>
    </w:p>
    <w:p w14:paraId="62B06E45" w14:textId="7D784A36" w:rsidR="00172423" w:rsidRDefault="008679C9" w:rsidP="00172423">
      <w:pPr>
        <w:spacing w:line="360" w:lineRule="auto"/>
        <w:jc w:val="both"/>
        <w:rPr>
          <w:rFonts w:ascii="Times New Roman" w:hAnsi="Times New Roman" w:cs="Times New Roman"/>
          <w:color w:val="000000" w:themeColor="text1"/>
          <w:sz w:val="24"/>
          <w:szCs w:val="24"/>
        </w:rPr>
      </w:pPr>
      <w:r w:rsidRPr="008679C9">
        <w:rPr>
          <w:rFonts w:ascii="Times New Roman" w:hAnsi="Times New Roman" w:cs="Times New Roman"/>
          <w:color w:val="000000" w:themeColor="text1"/>
          <w:sz w:val="24"/>
          <w:szCs w:val="24"/>
        </w:rPr>
        <w:t>5. Mobile Accessibility: The system's mobile-based approach capitalizes on the widespread use of smartphones. Users can access the system anytime, anywhere, using their mobile devices, making it a highly accessible solution for addressing vehicle breakdowns.</w:t>
      </w:r>
    </w:p>
    <w:p w14:paraId="353DC0CD" w14:textId="77777777" w:rsidR="008679C9" w:rsidRDefault="008679C9" w:rsidP="00172423">
      <w:pPr>
        <w:spacing w:line="360" w:lineRule="auto"/>
        <w:jc w:val="both"/>
        <w:rPr>
          <w:rFonts w:ascii="Times New Roman" w:hAnsi="Times New Roman" w:cs="Times New Roman"/>
          <w:color w:val="000000" w:themeColor="text1"/>
          <w:sz w:val="24"/>
          <w:szCs w:val="24"/>
        </w:rPr>
      </w:pPr>
    </w:p>
    <w:p w14:paraId="0966E2D9" w14:textId="77777777" w:rsidR="00637E36" w:rsidRDefault="00637E36" w:rsidP="00172423">
      <w:pPr>
        <w:spacing w:line="360" w:lineRule="auto"/>
        <w:jc w:val="both"/>
        <w:rPr>
          <w:rFonts w:ascii="Times New Roman" w:hAnsi="Times New Roman" w:cs="Times New Roman"/>
          <w:color w:val="000000" w:themeColor="text1"/>
          <w:sz w:val="24"/>
          <w:szCs w:val="24"/>
        </w:rPr>
      </w:pPr>
    </w:p>
    <w:p w14:paraId="11C9C74B" w14:textId="77777777" w:rsidR="008679C9" w:rsidRPr="00172423" w:rsidRDefault="008679C9" w:rsidP="00172423">
      <w:pPr>
        <w:spacing w:line="360" w:lineRule="auto"/>
        <w:jc w:val="both"/>
        <w:rPr>
          <w:rFonts w:ascii="Times New Roman" w:hAnsi="Times New Roman" w:cs="Times New Roman"/>
          <w:color w:val="000000" w:themeColor="text1"/>
          <w:sz w:val="24"/>
          <w:szCs w:val="24"/>
        </w:rPr>
      </w:pPr>
    </w:p>
    <w:p w14:paraId="7FF87B11" w14:textId="37A4229C" w:rsidR="00B62923" w:rsidRDefault="00B62923" w:rsidP="00B62923">
      <w:pPr>
        <w:spacing w:after="0" w:line="360" w:lineRule="auto"/>
        <w:jc w:val="both"/>
        <w:rPr>
          <w:rFonts w:ascii="Times New Roman" w:hAnsi="Times New Roman"/>
          <w:b/>
          <w:sz w:val="24"/>
          <w:szCs w:val="28"/>
        </w:rPr>
      </w:pPr>
      <w:r w:rsidRPr="00C116AF">
        <w:rPr>
          <w:rFonts w:ascii="Times New Roman" w:hAnsi="Times New Roman"/>
          <w:b/>
          <w:sz w:val="24"/>
          <w:szCs w:val="28"/>
        </w:rPr>
        <w:t>2.</w:t>
      </w:r>
      <w:r w:rsidR="000C33FF">
        <w:rPr>
          <w:rFonts w:ascii="Times New Roman" w:hAnsi="Times New Roman"/>
          <w:b/>
          <w:sz w:val="24"/>
          <w:szCs w:val="28"/>
        </w:rPr>
        <w:t>4</w:t>
      </w:r>
      <w:r w:rsidR="00C04796">
        <w:rPr>
          <w:rFonts w:ascii="Times New Roman" w:hAnsi="Times New Roman"/>
          <w:b/>
          <w:sz w:val="24"/>
          <w:szCs w:val="28"/>
        </w:rPr>
        <w:t xml:space="preserve"> </w:t>
      </w:r>
      <w:r w:rsidRPr="00C116AF">
        <w:rPr>
          <w:rFonts w:ascii="Times New Roman" w:hAnsi="Times New Roman"/>
          <w:b/>
          <w:sz w:val="24"/>
          <w:szCs w:val="28"/>
        </w:rPr>
        <w:t xml:space="preserve">Review of Related Past Works </w:t>
      </w:r>
    </w:p>
    <w:p w14:paraId="2080142A" w14:textId="26DBEE3D" w:rsidR="000C33FF" w:rsidRDefault="00386C73" w:rsidP="000C33F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of</w:t>
      </w:r>
      <w:r w:rsidR="006A5B5C">
        <w:rPr>
          <w:rFonts w:ascii="Times New Roman" w:hAnsi="Times New Roman" w:cs="Times New Roman"/>
          <w:color w:val="000000" w:themeColor="text1"/>
          <w:sz w:val="24"/>
          <w:szCs w:val="24"/>
        </w:rPr>
        <w:t xml:space="preserve"> (Krishna et al., 2021) </w:t>
      </w:r>
      <w:r>
        <w:rPr>
          <w:rFonts w:ascii="Times New Roman" w:hAnsi="Times New Roman" w:cs="Times New Roman"/>
          <w:color w:val="000000" w:themeColor="text1"/>
          <w:sz w:val="24"/>
          <w:szCs w:val="24"/>
        </w:rPr>
        <w:t>developed a</w:t>
      </w:r>
      <w:r w:rsidR="000C33FF">
        <w:rPr>
          <w:rFonts w:ascii="Times New Roman" w:hAnsi="Times New Roman" w:cs="Times New Roman"/>
          <w:color w:val="000000" w:themeColor="text1"/>
          <w:sz w:val="24"/>
          <w:szCs w:val="24"/>
        </w:rPr>
        <w:t xml:space="preserve"> </w:t>
      </w:r>
      <w:r w:rsidR="00800B3E" w:rsidRPr="00800B3E">
        <w:rPr>
          <w:rFonts w:ascii="Times New Roman" w:hAnsi="Times New Roman" w:cs="Times New Roman"/>
          <w:color w:val="000000" w:themeColor="text1"/>
          <w:sz w:val="24"/>
          <w:szCs w:val="24"/>
        </w:rPr>
        <w:t>Vehicle Breakdown Service Provider System</w:t>
      </w:r>
      <w:r w:rsidR="00C678EC">
        <w:rPr>
          <w:rFonts w:ascii="Times New Roman" w:hAnsi="Times New Roman" w:cs="Times New Roman"/>
          <w:color w:val="000000" w:themeColor="text1"/>
          <w:sz w:val="24"/>
          <w:szCs w:val="24"/>
        </w:rPr>
        <w:t>.</w:t>
      </w:r>
      <w:r w:rsidR="00C678EC" w:rsidRPr="00C678EC">
        <w:t xml:space="preserve"> </w:t>
      </w:r>
      <w:r w:rsidR="00C678EC" w:rsidRPr="00C678EC">
        <w:rPr>
          <w:rFonts w:ascii="Times New Roman" w:hAnsi="Times New Roman" w:cs="Times New Roman"/>
          <w:color w:val="000000" w:themeColor="text1"/>
          <w:sz w:val="24"/>
          <w:szCs w:val="24"/>
        </w:rPr>
        <w:t xml:space="preserve">Everyday travel </w:t>
      </w:r>
      <w:r w:rsidR="00D84F39">
        <w:rPr>
          <w:rFonts w:ascii="Times New Roman" w:hAnsi="Times New Roman" w:cs="Times New Roman"/>
          <w:color w:val="000000" w:themeColor="text1"/>
          <w:sz w:val="24"/>
          <w:szCs w:val="24"/>
        </w:rPr>
        <w:t>has become</w:t>
      </w:r>
      <w:r w:rsidR="00C678EC" w:rsidRPr="00C678EC">
        <w:rPr>
          <w:rFonts w:ascii="Times New Roman" w:hAnsi="Times New Roman" w:cs="Times New Roman"/>
          <w:color w:val="000000" w:themeColor="text1"/>
          <w:sz w:val="24"/>
          <w:szCs w:val="24"/>
        </w:rPr>
        <w:t xml:space="preserve"> a part of everyone</w:t>
      </w:r>
      <w:r w:rsidR="00975CDD">
        <w:rPr>
          <w:rFonts w:ascii="Times New Roman" w:hAnsi="Times New Roman" w:cs="Times New Roman"/>
          <w:color w:val="000000" w:themeColor="text1"/>
          <w:sz w:val="24"/>
          <w:szCs w:val="24"/>
        </w:rPr>
        <w:t>’</w:t>
      </w:r>
      <w:r w:rsidR="00C678EC" w:rsidRPr="00C678EC">
        <w:rPr>
          <w:rFonts w:ascii="Times New Roman" w:hAnsi="Times New Roman" w:cs="Times New Roman"/>
          <w:color w:val="000000" w:themeColor="text1"/>
          <w:sz w:val="24"/>
          <w:szCs w:val="24"/>
        </w:rPr>
        <w:t>s life. We travel in many sorts of automobiles. A machine is not supposed to last forever, and with day-to-day use and time-tested in varied settings, it is meant to see some type of failure</w:t>
      </w:r>
      <w:r w:rsidR="00C678EC">
        <w:rPr>
          <w:rFonts w:ascii="Times New Roman" w:hAnsi="Times New Roman" w:cs="Times New Roman"/>
          <w:color w:val="000000" w:themeColor="text1"/>
          <w:sz w:val="24"/>
          <w:szCs w:val="24"/>
        </w:rPr>
        <w:t xml:space="preserve">, </w:t>
      </w:r>
      <w:r w:rsidR="00D84F39">
        <w:rPr>
          <w:rFonts w:ascii="Times New Roman" w:hAnsi="Times New Roman" w:cs="Times New Roman"/>
          <w:color w:val="000000" w:themeColor="text1"/>
          <w:sz w:val="24"/>
          <w:szCs w:val="24"/>
        </w:rPr>
        <w:t xml:space="preserve">or </w:t>
      </w:r>
      <w:r w:rsidR="00C678EC">
        <w:rPr>
          <w:rFonts w:ascii="Times New Roman" w:hAnsi="Times New Roman" w:cs="Times New Roman"/>
          <w:color w:val="000000" w:themeColor="text1"/>
          <w:sz w:val="24"/>
          <w:szCs w:val="24"/>
        </w:rPr>
        <w:t>b</w:t>
      </w:r>
      <w:r w:rsidR="00C678EC" w:rsidRPr="00C678EC">
        <w:rPr>
          <w:rFonts w:ascii="Times New Roman" w:hAnsi="Times New Roman" w:cs="Times New Roman"/>
          <w:color w:val="000000" w:themeColor="text1"/>
          <w:sz w:val="24"/>
          <w:szCs w:val="24"/>
        </w:rPr>
        <w:t xml:space="preserve">reakdowns. Self-repairing may address many problems </w:t>
      </w:r>
      <w:r w:rsidR="00C678EC" w:rsidRPr="00C678EC">
        <w:rPr>
          <w:rFonts w:ascii="Times New Roman" w:hAnsi="Times New Roman" w:cs="Times New Roman"/>
          <w:color w:val="000000" w:themeColor="text1"/>
          <w:sz w:val="24"/>
          <w:szCs w:val="24"/>
        </w:rPr>
        <w:lastRenderedPageBreak/>
        <w:t>on the spot. Many people are having difficulty obtaining assistance when their vehicle breaks down on the road. These issues motivated the creation of this effort to assist individuals in need when their vehicle breaks down on the road.</w:t>
      </w:r>
      <w:r w:rsidR="000C33FF">
        <w:rPr>
          <w:rFonts w:ascii="Times New Roman" w:hAnsi="Times New Roman" w:cs="Times New Roman"/>
          <w:color w:val="000000" w:themeColor="text1"/>
          <w:sz w:val="24"/>
          <w:szCs w:val="24"/>
        </w:rPr>
        <w:t xml:space="preserve"> </w:t>
      </w:r>
      <w:r w:rsidR="002D74BD">
        <w:rPr>
          <w:rFonts w:ascii="Times New Roman" w:hAnsi="Times New Roman" w:cs="Times New Roman"/>
          <w:color w:val="000000" w:themeColor="text1"/>
          <w:sz w:val="24"/>
          <w:szCs w:val="24"/>
        </w:rPr>
        <w:t xml:space="preserve">Moreso, </w:t>
      </w:r>
      <w:r w:rsidR="002D74BD" w:rsidRPr="002D74BD">
        <w:rPr>
          <w:rFonts w:ascii="Times New Roman" w:hAnsi="Times New Roman" w:cs="Times New Roman"/>
          <w:color w:val="000000" w:themeColor="text1"/>
          <w:sz w:val="24"/>
          <w:szCs w:val="24"/>
        </w:rPr>
        <w:t>For the development of the</w:t>
      </w:r>
      <w:r w:rsidR="002D74BD">
        <w:rPr>
          <w:rFonts w:ascii="Times New Roman" w:hAnsi="Times New Roman" w:cs="Times New Roman"/>
          <w:color w:val="000000" w:themeColor="text1"/>
          <w:sz w:val="24"/>
          <w:szCs w:val="24"/>
        </w:rPr>
        <w:t xml:space="preserve"> </w:t>
      </w:r>
      <w:r w:rsidR="002D74BD" w:rsidRPr="002D74BD">
        <w:rPr>
          <w:rFonts w:ascii="Times New Roman" w:hAnsi="Times New Roman" w:cs="Times New Roman"/>
          <w:color w:val="000000" w:themeColor="text1"/>
          <w:sz w:val="24"/>
          <w:szCs w:val="24"/>
        </w:rPr>
        <w:t>front end of the project it has been made friendly to</w:t>
      </w:r>
      <w:r w:rsidR="002D74BD">
        <w:rPr>
          <w:rFonts w:ascii="Times New Roman" w:hAnsi="Times New Roman" w:cs="Times New Roman"/>
          <w:color w:val="000000" w:themeColor="text1"/>
          <w:sz w:val="24"/>
          <w:szCs w:val="24"/>
        </w:rPr>
        <w:t xml:space="preserve"> </w:t>
      </w:r>
      <w:r w:rsidR="002D74BD" w:rsidRPr="002D74BD">
        <w:rPr>
          <w:rFonts w:ascii="Times New Roman" w:hAnsi="Times New Roman" w:cs="Times New Roman"/>
          <w:color w:val="000000" w:themeColor="text1"/>
          <w:sz w:val="24"/>
          <w:szCs w:val="24"/>
        </w:rPr>
        <w:t>user with better use of HTML, CSS and JS. The back</w:t>
      </w:r>
      <w:r w:rsidR="002D74BD">
        <w:rPr>
          <w:rFonts w:ascii="Times New Roman" w:hAnsi="Times New Roman" w:cs="Times New Roman"/>
          <w:color w:val="000000" w:themeColor="text1"/>
          <w:sz w:val="24"/>
          <w:szCs w:val="24"/>
        </w:rPr>
        <w:t xml:space="preserve"> </w:t>
      </w:r>
      <w:r w:rsidR="002D74BD" w:rsidRPr="002D74BD">
        <w:rPr>
          <w:rFonts w:ascii="Times New Roman" w:hAnsi="Times New Roman" w:cs="Times New Roman"/>
          <w:color w:val="000000" w:themeColor="text1"/>
          <w:sz w:val="24"/>
          <w:szCs w:val="24"/>
        </w:rPr>
        <w:t>end has been written in Python Programming</w:t>
      </w:r>
      <w:r w:rsidR="002D74BD">
        <w:rPr>
          <w:rFonts w:ascii="Times New Roman" w:hAnsi="Times New Roman" w:cs="Times New Roman"/>
          <w:color w:val="000000" w:themeColor="text1"/>
          <w:sz w:val="24"/>
          <w:szCs w:val="24"/>
        </w:rPr>
        <w:t xml:space="preserve"> </w:t>
      </w:r>
      <w:r w:rsidR="002D74BD" w:rsidRPr="002D74BD">
        <w:rPr>
          <w:rFonts w:ascii="Times New Roman" w:hAnsi="Times New Roman" w:cs="Times New Roman"/>
          <w:color w:val="000000" w:themeColor="text1"/>
          <w:sz w:val="24"/>
          <w:szCs w:val="24"/>
        </w:rPr>
        <w:t>Language.</w:t>
      </w:r>
      <w:r w:rsidR="000C33FF" w:rsidRPr="000C33FF">
        <w:rPr>
          <w:rFonts w:ascii="Times New Roman" w:hAnsi="Times New Roman" w:cs="Times New Roman"/>
          <w:color w:val="000000" w:themeColor="text1"/>
          <w:sz w:val="24"/>
          <w:szCs w:val="24"/>
        </w:rPr>
        <w:t xml:space="preserve"> </w:t>
      </w:r>
      <w:r w:rsidR="000C33FF">
        <w:rPr>
          <w:rFonts w:ascii="Times New Roman" w:hAnsi="Times New Roman" w:cs="Times New Roman"/>
          <w:color w:val="000000" w:themeColor="text1"/>
          <w:sz w:val="24"/>
          <w:szCs w:val="24"/>
        </w:rPr>
        <w:t>(Krishna et al, 2021).</w:t>
      </w:r>
    </w:p>
    <w:p w14:paraId="6C5FC488" w14:textId="2B6419AC" w:rsidR="00C678EC" w:rsidRDefault="00C678EC" w:rsidP="00C678EC">
      <w:pPr>
        <w:spacing w:line="360" w:lineRule="auto"/>
        <w:jc w:val="both"/>
        <w:rPr>
          <w:rFonts w:ascii="Times New Roman" w:hAnsi="Times New Roman" w:cs="Times New Roman"/>
          <w:color w:val="000000" w:themeColor="text1"/>
          <w:sz w:val="24"/>
          <w:szCs w:val="24"/>
        </w:rPr>
      </w:pPr>
      <w:r w:rsidRPr="00C678EC">
        <w:rPr>
          <w:rFonts w:ascii="Times New Roman" w:hAnsi="Times New Roman" w:cs="Times New Roman"/>
          <w:color w:val="000000" w:themeColor="text1"/>
          <w:sz w:val="24"/>
          <w:szCs w:val="24"/>
        </w:rPr>
        <w:t>Finally, the causes of vehicle and motorcycle breakdowns differ. Depending on the extent of the problem, the car may or may not need to be towed. In such cases, the user may be perplexed and unaware of what has to be done, and few individuals are even aware of the location mechanic. A user who does not have the contact number of a repair business may only rely on the assistance of people passing by, and there is a risk of being scammed. The primary focus of this Vehicle Breakdown Service Provider System development is to solve the faults of existing market applications.</w:t>
      </w:r>
      <w:r w:rsidR="000C33FF">
        <w:rPr>
          <w:rFonts w:ascii="Times New Roman" w:hAnsi="Times New Roman" w:cs="Times New Roman"/>
          <w:color w:val="000000" w:themeColor="text1"/>
          <w:sz w:val="24"/>
          <w:szCs w:val="24"/>
        </w:rPr>
        <w:t xml:space="preserve"> (Krishna et </w:t>
      </w:r>
      <w:r w:rsidR="00584A33">
        <w:rPr>
          <w:rFonts w:ascii="Times New Roman" w:hAnsi="Times New Roman" w:cs="Times New Roman"/>
          <w:color w:val="000000" w:themeColor="text1"/>
          <w:sz w:val="24"/>
          <w:szCs w:val="24"/>
        </w:rPr>
        <w:t>al.</w:t>
      </w:r>
      <w:r w:rsidR="000C33FF">
        <w:rPr>
          <w:rFonts w:ascii="Times New Roman" w:hAnsi="Times New Roman" w:cs="Times New Roman"/>
          <w:color w:val="000000" w:themeColor="text1"/>
          <w:sz w:val="24"/>
          <w:szCs w:val="24"/>
        </w:rPr>
        <w:t>, 2021).</w:t>
      </w:r>
    </w:p>
    <w:p w14:paraId="4F4E8595" w14:textId="27EF9848" w:rsidR="00A23912" w:rsidRPr="002D6215" w:rsidRDefault="00943FB0" w:rsidP="00A2391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of (</w:t>
      </w:r>
      <w:r w:rsidR="00A23912" w:rsidRPr="00F643D8">
        <w:rPr>
          <w:rFonts w:ascii="Times New Roman" w:hAnsi="Times New Roman" w:cs="Times New Roman"/>
          <w:color w:val="000000" w:themeColor="text1"/>
          <w:sz w:val="24"/>
          <w:szCs w:val="24"/>
        </w:rPr>
        <w:t>Elakkiya</w:t>
      </w:r>
      <w:r w:rsidR="00A23912">
        <w:rPr>
          <w:rFonts w:ascii="Times New Roman" w:hAnsi="Times New Roman" w:cs="Times New Roman"/>
          <w:color w:val="000000" w:themeColor="text1"/>
          <w:sz w:val="24"/>
          <w:szCs w:val="24"/>
        </w:rPr>
        <w:t xml:space="preserve"> </w:t>
      </w:r>
      <w:r w:rsidR="00732B66">
        <w:rPr>
          <w:rFonts w:ascii="Times New Roman" w:hAnsi="Times New Roman" w:cs="Times New Roman"/>
          <w:color w:val="000000" w:themeColor="text1"/>
          <w:sz w:val="24"/>
          <w:szCs w:val="24"/>
        </w:rPr>
        <w:t>&amp;</w:t>
      </w:r>
      <w:r w:rsidR="00A23912" w:rsidRPr="00F643D8">
        <w:rPr>
          <w:rFonts w:ascii="Times New Roman" w:hAnsi="Times New Roman" w:cs="Times New Roman"/>
          <w:color w:val="000000" w:themeColor="text1"/>
          <w:sz w:val="24"/>
          <w:szCs w:val="24"/>
        </w:rPr>
        <w:t xml:space="preserve"> Bavithra</w:t>
      </w:r>
      <w:r>
        <w:rPr>
          <w:rFonts w:ascii="Times New Roman" w:hAnsi="Times New Roman" w:cs="Times New Roman"/>
          <w:color w:val="000000" w:themeColor="text1"/>
          <w:sz w:val="24"/>
          <w:szCs w:val="24"/>
        </w:rPr>
        <w:t xml:space="preserve">, </w:t>
      </w:r>
      <w:r w:rsidR="00A23912" w:rsidRPr="00F643D8">
        <w:rPr>
          <w:rFonts w:ascii="Times New Roman" w:hAnsi="Times New Roman" w:cs="Times New Roman"/>
          <w:color w:val="000000" w:themeColor="text1"/>
          <w:sz w:val="24"/>
          <w:szCs w:val="24"/>
        </w:rPr>
        <w:t>2020)</w:t>
      </w:r>
      <w:r>
        <w:rPr>
          <w:rFonts w:ascii="Times New Roman" w:hAnsi="Times New Roman" w:cs="Times New Roman"/>
          <w:color w:val="000000" w:themeColor="text1"/>
          <w:sz w:val="24"/>
          <w:szCs w:val="24"/>
        </w:rPr>
        <w:t xml:space="preserve"> </w:t>
      </w:r>
      <w:r w:rsidR="004939C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an</w:t>
      </w:r>
      <w:r w:rsidR="00A23912" w:rsidRPr="00F643D8">
        <w:rPr>
          <w:rFonts w:ascii="Times New Roman" w:hAnsi="Times New Roman" w:cs="Times New Roman"/>
          <w:color w:val="000000" w:themeColor="text1"/>
          <w:sz w:val="24"/>
          <w:szCs w:val="24"/>
        </w:rPr>
        <w:t xml:space="preserve"> On Road Vehicle Breakdown Services.</w:t>
      </w:r>
      <w:r w:rsidR="00A23912">
        <w:rPr>
          <w:rFonts w:ascii="Times New Roman" w:hAnsi="Times New Roman" w:cs="Times New Roman"/>
          <w:color w:val="000000" w:themeColor="text1"/>
          <w:sz w:val="24"/>
          <w:szCs w:val="24"/>
        </w:rPr>
        <w:t xml:space="preserve"> </w:t>
      </w:r>
      <w:r w:rsidR="00A23912" w:rsidRPr="002D6215">
        <w:rPr>
          <w:rFonts w:ascii="Times New Roman" w:hAnsi="Times New Roman" w:cs="Times New Roman"/>
          <w:color w:val="000000" w:themeColor="text1"/>
          <w:sz w:val="24"/>
          <w:szCs w:val="24"/>
        </w:rPr>
        <w:t>Many individuals have difficulty obtaining assistance when their vehicle breaks down on the road. Many of them do not have a contact number for a car repair service provider and are unable to obtain assistance since the car repair service centre is located far from their location. This initiative will assist folks in need when their automobile breaks down on the road.</w:t>
      </w:r>
    </w:p>
    <w:p w14:paraId="27FD3C14" w14:textId="1180E9AF" w:rsidR="00A23912" w:rsidRDefault="00A23912" w:rsidP="00A23912">
      <w:pPr>
        <w:spacing w:line="360" w:lineRule="auto"/>
        <w:jc w:val="both"/>
        <w:rPr>
          <w:rFonts w:ascii="Times New Roman" w:hAnsi="Times New Roman" w:cs="Times New Roman"/>
          <w:color w:val="000000" w:themeColor="text1"/>
          <w:sz w:val="24"/>
          <w:szCs w:val="24"/>
        </w:rPr>
      </w:pPr>
      <w:r w:rsidRPr="002D6215">
        <w:rPr>
          <w:rFonts w:ascii="Times New Roman" w:hAnsi="Times New Roman" w:cs="Times New Roman"/>
          <w:color w:val="000000" w:themeColor="text1"/>
          <w:sz w:val="24"/>
          <w:szCs w:val="24"/>
        </w:rPr>
        <w:t>Furthermore, they may use the present location alone to discover the place in the existing system. If we wish to find a nearby place, we</w:t>
      </w:r>
      <w:r>
        <w:rPr>
          <w:rFonts w:ascii="Times New Roman" w:hAnsi="Times New Roman" w:cs="Times New Roman"/>
          <w:color w:val="000000" w:themeColor="text1"/>
          <w:sz w:val="24"/>
          <w:szCs w:val="24"/>
        </w:rPr>
        <w:t>’</w:t>
      </w:r>
      <w:r w:rsidRPr="002D6215">
        <w:rPr>
          <w:rFonts w:ascii="Times New Roman" w:hAnsi="Times New Roman" w:cs="Times New Roman"/>
          <w:color w:val="000000" w:themeColor="text1"/>
          <w:sz w:val="24"/>
          <w:szCs w:val="24"/>
        </w:rPr>
        <w:t>ll need to use another programme, which has certain limitations. That is, we should provide the location, and it will search the neighbouring locations for what we have entered in the search box.</w:t>
      </w:r>
      <w:r w:rsidR="001D0D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conclusion,</w:t>
      </w:r>
      <w:r w:rsidRPr="002D6215">
        <w:rPr>
          <w:rFonts w:ascii="Times New Roman" w:hAnsi="Times New Roman" w:cs="Times New Roman"/>
          <w:color w:val="000000" w:themeColor="text1"/>
          <w:sz w:val="24"/>
          <w:szCs w:val="24"/>
        </w:rPr>
        <w:t xml:space="preserve"> suggested service for emergency breakdowns provides a user-friendly environment. It is the most convenient technique to identify the place as well as surrounding required sites. Our application delivers local sites that are required. Our app gives information about local locations such as gas stations.</w:t>
      </w:r>
      <w:r>
        <w:rPr>
          <w:rFonts w:ascii="Times New Roman" w:hAnsi="Times New Roman" w:cs="Times New Roman"/>
          <w:color w:val="000000" w:themeColor="text1"/>
          <w:sz w:val="24"/>
          <w:szCs w:val="24"/>
        </w:rPr>
        <w:t xml:space="preserve"> </w:t>
      </w:r>
      <w:r w:rsidRPr="002D6215">
        <w:rPr>
          <w:rFonts w:ascii="Times New Roman" w:hAnsi="Times New Roman" w:cs="Times New Roman"/>
          <w:color w:val="000000" w:themeColor="text1"/>
          <w:sz w:val="24"/>
          <w:szCs w:val="24"/>
        </w:rPr>
        <w:t>As a consequence, our emergency breakdown service provides superior location results. Our programme quickly locates nearby locations</w:t>
      </w:r>
      <w:r>
        <w:rPr>
          <w:rFonts w:ascii="Times New Roman" w:hAnsi="Times New Roman" w:cs="Times New Roman"/>
          <w:color w:val="000000" w:themeColor="text1"/>
          <w:sz w:val="24"/>
          <w:szCs w:val="24"/>
        </w:rPr>
        <w:t xml:space="preserve">, </w:t>
      </w:r>
      <w:r w:rsidRPr="002D6215">
        <w:rPr>
          <w:rFonts w:ascii="Times New Roman" w:hAnsi="Times New Roman" w:cs="Times New Roman"/>
          <w:color w:val="000000" w:themeColor="text1"/>
          <w:sz w:val="24"/>
          <w:szCs w:val="24"/>
        </w:rPr>
        <w:t>is extremely beneficial to the individual who employs it in an emergency situation. The programme directs the user to the nearest emergency service as specified by the user. It also includes these services</w:t>
      </w:r>
      <w:r>
        <w:rPr>
          <w:rFonts w:ascii="Times New Roman" w:hAnsi="Times New Roman" w:cs="Times New Roman"/>
          <w:color w:val="000000" w:themeColor="text1"/>
          <w:sz w:val="24"/>
          <w:szCs w:val="24"/>
        </w:rPr>
        <w:t>’</w:t>
      </w:r>
      <w:r w:rsidRPr="002D6215">
        <w:rPr>
          <w:rFonts w:ascii="Times New Roman" w:hAnsi="Times New Roman" w:cs="Times New Roman"/>
          <w:color w:val="000000" w:themeColor="text1"/>
          <w:sz w:val="24"/>
          <w:szCs w:val="24"/>
        </w:rPr>
        <w:t xml:space="preserve"> contact information. This method simplifies the user experience.</w:t>
      </w:r>
      <w:r>
        <w:rPr>
          <w:rFonts w:ascii="Times New Roman" w:hAnsi="Times New Roman" w:cs="Times New Roman"/>
          <w:color w:val="000000" w:themeColor="text1"/>
          <w:sz w:val="24"/>
          <w:szCs w:val="24"/>
        </w:rPr>
        <w:t xml:space="preserve"> </w:t>
      </w:r>
      <w:r w:rsidRPr="002D6215">
        <w:rPr>
          <w:rFonts w:ascii="Times New Roman" w:hAnsi="Times New Roman" w:cs="Times New Roman"/>
          <w:color w:val="000000" w:themeColor="text1"/>
          <w:sz w:val="24"/>
          <w:szCs w:val="24"/>
        </w:rPr>
        <w:t>In critical situations like these, it outperforms the current system.</w:t>
      </w:r>
      <w:r w:rsidR="00732B66">
        <w:rPr>
          <w:rFonts w:ascii="Times New Roman" w:hAnsi="Times New Roman" w:cs="Times New Roman"/>
          <w:color w:val="000000" w:themeColor="text1"/>
          <w:sz w:val="24"/>
          <w:szCs w:val="24"/>
        </w:rPr>
        <w:t xml:space="preserve"> (</w:t>
      </w:r>
      <w:r w:rsidR="00732B66" w:rsidRPr="00F643D8">
        <w:rPr>
          <w:rFonts w:ascii="Times New Roman" w:hAnsi="Times New Roman" w:cs="Times New Roman"/>
          <w:color w:val="000000" w:themeColor="text1"/>
          <w:sz w:val="24"/>
          <w:szCs w:val="24"/>
        </w:rPr>
        <w:t>Elakkiya</w:t>
      </w:r>
      <w:r w:rsidR="00732B66">
        <w:rPr>
          <w:rFonts w:ascii="Times New Roman" w:hAnsi="Times New Roman" w:cs="Times New Roman"/>
          <w:color w:val="000000" w:themeColor="text1"/>
          <w:sz w:val="24"/>
          <w:szCs w:val="24"/>
        </w:rPr>
        <w:t xml:space="preserve"> &amp;</w:t>
      </w:r>
      <w:r w:rsidR="00732B66" w:rsidRPr="00F643D8">
        <w:rPr>
          <w:rFonts w:ascii="Times New Roman" w:hAnsi="Times New Roman" w:cs="Times New Roman"/>
          <w:color w:val="000000" w:themeColor="text1"/>
          <w:sz w:val="24"/>
          <w:szCs w:val="24"/>
        </w:rPr>
        <w:t xml:space="preserve"> Bavithra</w:t>
      </w:r>
      <w:r w:rsidR="00732B66">
        <w:rPr>
          <w:rFonts w:ascii="Times New Roman" w:hAnsi="Times New Roman" w:cs="Times New Roman"/>
          <w:color w:val="000000" w:themeColor="text1"/>
          <w:sz w:val="24"/>
          <w:szCs w:val="24"/>
        </w:rPr>
        <w:t xml:space="preserve">, </w:t>
      </w:r>
      <w:r w:rsidR="00732B66" w:rsidRPr="00F643D8">
        <w:rPr>
          <w:rFonts w:ascii="Times New Roman" w:hAnsi="Times New Roman" w:cs="Times New Roman"/>
          <w:color w:val="000000" w:themeColor="text1"/>
          <w:sz w:val="24"/>
          <w:szCs w:val="24"/>
        </w:rPr>
        <w:t>2020)</w:t>
      </w:r>
    </w:p>
    <w:p w14:paraId="74C63993" w14:textId="2348D9DA" w:rsidR="006250F7" w:rsidRPr="00730F1B" w:rsidRDefault="009F1463" w:rsidP="006250F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study of (</w:t>
      </w:r>
      <w:r w:rsidR="006250F7" w:rsidRPr="00730F1B">
        <w:rPr>
          <w:rFonts w:ascii="Times New Roman" w:hAnsi="Times New Roman" w:cs="Times New Roman"/>
          <w:color w:val="000000" w:themeColor="text1"/>
          <w:sz w:val="24"/>
          <w:szCs w:val="24"/>
        </w:rPr>
        <w:t xml:space="preserve">Low </w:t>
      </w:r>
      <w:r>
        <w:rPr>
          <w:rFonts w:ascii="Times New Roman" w:hAnsi="Times New Roman" w:cs="Times New Roman"/>
          <w:color w:val="000000" w:themeColor="text1"/>
          <w:sz w:val="24"/>
          <w:szCs w:val="24"/>
        </w:rPr>
        <w:t>&amp;</w:t>
      </w:r>
      <w:r w:rsidR="006250F7" w:rsidRPr="00730F1B">
        <w:rPr>
          <w:rFonts w:ascii="Times New Roman" w:hAnsi="Times New Roman" w:cs="Times New Roman"/>
          <w:color w:val="000000" w:themeColor="text1"/>
          <w:sz w:val="24"/>
          <w:szCs w:val="24"/>
        </w:rPr>
        <w:t xml:space="preserve"> Lukman</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 xml:space="preserve">2021) recently </w:t>
      </w:r>
      <w:r w:rsidR="00C133A4">
        <w:rPr>
          <w:rFonts w:ascii="Times New Roman" w:hAnsi="Times New Roman" w:cs="Times New Roman"/>
          <w:color w:val="000000" w:themeColor="text1"/>
          <w:sz w:val="24"/>
          <w:szCs w:val="24"/>
        </w:rPr>
        <w:t>conducted</w:t>
      </w:r>
      <w:r w:rsidR="006250F7" w:rsidRPr="00730F1B">
        <w:rPr>
          <w:rFonts w:ascii="Times New Roman" w:hAnsi="Times New Roman" w:cs="Times New Roman"/>
          <w:color w:val="000000" w:themeColor="text1"/>
          <w:sz w:val="24"/>
          <w:szCs w:val="24"/>
        </w:rPr>
        <w:t xml:space="preserve"> research on Campus Location Finder Using Mobile Application. The university campus is made up of several buildings and rooms, each with its unique name and function. Aside from that, moving from one building to another will take some time because the campus is not tiny like a primary or secondary school. A standard map does not appear to be useful because it does not identify the user</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s position. It may take some time to determine the user</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s present location. Finding a location inside a building is difficult since the halls are nearly identical. Asking other individuals in the are</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 xml:space="preserve"> for directions may provide results, but it will be difficult when the route to the destination contains several turning points. Another issue was remembering all of the locations correctly.</w:t>
      </w:r>
    </w:p>
    <w:p w14:paraId="35551E06" w14:textId="6245C958"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More importantly, the application for indoor and outdoor navigation has been built using the Thunkable website. Outdoor navigation is linked to Google Maps, while indoor navigation uses QR codes for location and routing pictures. Outdoor navigation may take users to the main faculties of UTHM, whereas inside navigation is only available for the G1 building in UTHM. Thunkable website, Google Drive website, and Adobe Photoshop CC2015 software were all utilized.</w:t>
      </w:r>
      <w:r w:rsidR="009F1463">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However, the application begins with the main screen, which allows the user to select between indoor and outdoor travel. If the user selects outdoor, the next step is to click the placement button. If the user knows the name of the building, choose it and push the button on the page. If the user simply knows the name of the room or lecturer, enter it in the search box and select the name from the list. The user must then zoom out on the Google map until the blue pin and user position are visible. Then, for navigation, hit the blue pin.</w:t>
      </w:r>
      <w:r w:rsidR="009F1463">
        <w:rPr>
          <w:rFonts w:ascii="Times New Roman" w:hAnsi="Times New Roman" w:cs="Times New Roman"/>
          <w:color w:val="000000" w:themeColor="text1"/>
          <w:sz w:val="24"/>
          <w:szCs w:val="24"/>
        </w:rPr>
        <w:t xml:space="preserve"> (</w:t>
      </w:r>
      <w:r w:rsidR="009F1463" w:rsidRPr="00730F1B">
        <w:rPr>
          <w:rFonts w:ascii="Times New Roman" w:hAnsi="Times New Roman" w:cs="Times New Roman"/>
          <w:color w:val="000000" w:themeColor="text1"/>
          <w:sz w:val="24"/>
          <w:szCs w:val="24"/>
        </w:rPr>
        <w:t xml:space="preserve">Low </w:t>
      </w:r>
      <w:r w:rsidR="009F1463">
        <w:rPr>
          <w:rFonts w:ascii="Times New Roman" w:hAnsi="Times New Roman" w:cs="Times New Roman"/>
          <w:color w:val="000000" w:themeColor="text1"/>
          <w:sz w:val="24"/>
          <w:szCs w:val="24"/>
        </w:rPr>
        <w:t>&amp;</w:t>
      </w:r>
      <w:r w:rsidR="009F1463" w:rsidRPr="00730F1B">
        <w:rPr>
          <w:rFonts w:ascii="Times New Roman" w:hAnsi="Times New Roman" w:cs="Times New Roman"/>
          <w:color w:val="000000" w:themeColor="text1"/>
          <w:sz w:val="24"/>
          <w:szCs w:val="24"/>
        </w:rPr>
        <w:t xml:space="preserve"> Lukman</w:t>
      </w:r>
      <w:r w:rsidR="009F1463">
        <w:rPr>
          <w:rFonts w:ascii="Times New Roman" w:hAnsi="Times New Roman" w:cs="Times New Roman"/>
          <w:color w:val="000000" w:themeColor="text1"/>
          <w:sz w:val="24"/>
          <w:szCs w:val="24"/>
        </w:rPr>
        <w:t xml:space="preserve">, </w:t>
      </w:r>
      <w:r w:rsidR="009F1463" w:rsidRPr="00730F1B">
        <w:rPr>
          <w:rFonts w:ascii="Times New Roman" w:hAnsi="Times New Roman" w:cs="Times New Roman"/>
          <w:color w:val="000000" w:themeColor="text1"/>
          <w:sz w:val="24"/>
          <w:szCs w:val="24"/>
        </w:rPr>
        <w:t>2021)</w:t>
      </w:r>
    </w:p>
    <w:p w14:paraId="1D6D9F6D" w14:textId="00ED2511"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In conclusion, using the Thunkable website and other tools, this indoor/outdoor navigation application was completed. Recommendations to increase the application</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 xml:space="preserve">s usefulness in the future include making indoor navigation available for all buildings in the use case of the study. </w:t>
      </w:r>
      <w:r w:rsidR="00975CDD" w:rsidRPr="00730F1B">
        <w:rPr>
          <w:rFonts w:ascii="Times New Roman" w:hAnsi="Times New Roman" w:cs="Times New Roman"/>
          <w:color w:val="000000" w:themeColor="text1"/>
          <w:sz w:val="24"/>
          <w:szCs w:val="24"/>
        </w:rPr>
        <w:t>R</w:t>
      </w:r>
      <w:r w:rsidRPr="00730F1B">
        <w:rPr>
          <w:rFonts w:ascii="Times New Roman" w:hAnsi="Times New Roman" w:cs="Times New Roman"/>
          <w:color w:val="000000" w:themeColor="text1"/>
          <w:sz w:val="24"/>
          <w:szCs w:val="24"/>
        </w:rPr>
        <w:t>eplacement of   QR code indoor navigation with real-time navigation using several navigation methods such as Wifi, etc. Furthermore, because the Thunkable website has many limitations, the application may be improved by using Android Studio to develop the application.</w:t>
      </w:r>
      <w:r w:rsidR="009F1463">
        <w:rPr>
          <w:rFonts w:ascii="Times New Roman" w:hAnsi="Times New Roman" w:cs="Times New Roman"/>
          <w:color w:val="000000" w:themeColor="text1"/>
          <w:sz w:val="24"/>
          <w:szCs w:val="24"/>
        </w:rPr>
        <w:t xml:space="preserve"> (</w:t>
      </w:r>
      <w:r w:rsidR="009F1463" w:rsidRPr="00730F1B">
        <w:rPr>
          <w:rFonts w:ascii="Times New Roman" w:hAnsi="Times New Roman" w:cs="Times New Roman"/>
          <w:color w:val="000000" w:themeColor="text1"/>
          <w:sz w:val="24"/>
          <w:szCs w:val="24"/>
        </w:rPr>
        <w:t xml:space="preserve">Low </w:t>
      </w:r>
      <w:r w:rsidR="009F1463">
        <w:rPr>
          <w:rFonts w:ascii="Times New Roman" w:hAnsi="Times New Roman" w:cs="Times New Roman"/>
          <w:color w:val="000000" w:themeColor="text1"/>
          <w:sz w:val="24"/>
          <w:szCs w:val="24"/>
        </w:rPr>
        <w:t>&amp;</w:t>
      </w:r>
      <w:r w:rsidR="009F1463" w:rsidRPr="00730F1B">
        <w:rPr>
          <w:rFonts w:ascii="Times New Roman" w:hAnsi="Times New Roman" w:cs="Times New Roman"/>
          <w:color w:val="000000" w:themeColor="text1"/>
          <w:sz w:val="24"/>
          <w:szCs w:val="24"/>
        </w:rPr>
        <w:t xml:space="preserve"> Lukman</w:t>
      </w:r>
      <w:r w:rsidR="009F1463">
        <w:rPr>
          <w:rFonts w:ascii="Times New Roman" w:hAnsi="Times New Roman" w:cs="Times New Roman"/>
          <w:color w:val="000000" w:themeColor="text1"/>
          <w:sz w:val="24"/>
          <w:szCs w:val="24"/>
        </w:rPr>
        <w:t xml:space="preserve">, </w:t>
      </w:r>
      <w:r w:rsidR="009F1463" w:rsidRPr="00730F1B">
        <w:rPr>
          <w:rFonts w:ascii="Times New Roman" w:hAnsi="Times New Roman" w:cs="Times New Roman"/>
          <w:color w:val="000000" w:themeColor="text1"/>
          <w:sz w:val="24"/>
          <w:szCs w:val="24"/>
        </w:rPr>
        <w:t>2021)</w:t>
      </w:r>
    </w:p>
    <w:p w14:paraId="02E8CFDC" w14:textId="2CFBB099" w:rsidR="006250F7" w:rsidRPr="00730F1B" w:rsidRDefault="00C133A4" w:rsidP="006250F7">
      <w:pPr>
        <w:spacing w:line="36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The study of (</w:t>
      </w:r>
      <w:r w:rsidR="006250F7" w:rsidRPr="00730F1B">
        <w:rPr>
          <w:rFonts w:ascii="Times New Roman" w:hAnsi="Times New Roman" w:cs="Times New Roman"/>
          <w:bCs/>
          <w:color w:val="000000" w:themeColor="text1"/>
          <w:sz w:val="24"/>
          <w:szCs w:val="24"/>
        </w:rPr>
        <w:t>Wei Chuan</w:t>
      </w:r>
      <w:r w:rsidR="006250F7" w:rsidRPr="00730F1B">
        <w:rPr>
          <w:rFonts w:ascii="Times New Roman" w:hAnsi="Times New Roman" w:cs="Times New Roman"/>
          <w:color w:val="000000" w:themeColor="text1"/>
          <w:sz w:val="24"/>
          <w:szCs w:val="24"/>
        </w:rPr>
        <w:t xml:space="preserve"> et al.</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2017) recent</w:t>
      </w:r>
      <w:r w:rsidR="000D2DFF">
        <w:rPr>
          <w:rFonts w:ascii="Times New Roman" w:hAnsi="Times New Roman" w:cs="Times New Roman"/>
          <w:color w:val="000000" w:themeColor="text1"/>
          <w:sz w:val="24"/>
          <w:szCs w:val="24"/>
        </w:rPr>
        <w:t>ly</w:t>
      </w:r>
      <w:r w:rsidR="006250F7" w:rsidRPr="00730F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developed </w:t>
      </w:r>
      <w:r w:rsidR="006250F7" w:rsidRPr="00730F1B">
        <w:rPr>
          <w:rFonts w:ascii="Times New Roman" w:hAnsi="Times New Roman" w:cs="Times New Roman"/>
          <w:color w:val="000000" w:themeColor="text1"/>
          <w:sz w:val="24"/>
          <w:szCs w:val="24"/>
        </w:rPr>
        <w:t xml:space="preserve">Batu Pahat Car Workshops Finder, proposed an application in response to the frequent breakdowns that occur in automobiles; this problem is exacerbated when the driver is in an unfamiliar location. As a result, Batu Pahat Car </w:t>
      </w:r>
      <w:r w:rsidR="006250F7" w:rsidRPr="00730F1B">
        <w:rPr>
          <w:rFonts w:ascii="Times New Roman" w:hAnsi="Times New Roman" w:cs="Times New Roman"/>
          <w:color w:val="000000" w:themeColor="text1"/>
          <w:sz w:val="24"/>
          <w:szCs w:val="24"/>
        </w:rPr>
        <w:lastRenderedPageBreak/>
        <w:t>Workshops Finder is an application that helps solve the aforementioned problems. The program enables users to fix their automobile while traveling if it breaks down and there is no local automotive service or repair center. This application will display the available vehicle workshops around the user</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s current location, along with their contact information.</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Moreso, Android Studio is the software program used to develop Batu Pahat Car Workshops Finder. Java programming language is utilized in Android Studio, while Firebase is used for database storage.</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In addition, ten participants participated in user acceptability testing. The testers are UTHM students with valid driver</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s licenses. Questionnaires were distributed to these students about the interface design and level of user-friendliness of this system. Eight users agreed that the program is moderate and user pleasant. While two people complain that the program is difficult to use.</w:t>
      </w:r>
    </w:p>
    <w:p w14:paraId="387AD34F" w14:textId="33AE48C9"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In conclusion, the program is utilized to assist users in locating the nearest vehicle workshops in Batu Pahat to resolve a car breakdown problem. According to the results of the testing, the majority of the application</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s functions are working properly, but there is still room for improvement in the development of GPS navigation capability.</w:t>
      </w:r>
      <w:r w:rsidR="00C133A4">
        <w:rPr>
          <w:rFonts w:ascii="Times New Roman" w:hAnsi="Times New Roman" w:cs="Times New Roman"/>
          <w:color w:val="000000" w:themeColor="text1"/>
          <w:sz w:val="24"/>
          <w:szCs w:val="24"/>
        </w:rPr>
        <w:t xml:space="preserve"> </w:t>
      </w:r>
      <w:r w:rsidR="00C133A4">
        <w:rPr>
          <w:rFonts w:ascii="Times New Roman" w:hAnsi="Times New Roman" w:cs="Times New Roman"/>
          <w:bCs/>
          <w:color w:val="000000" w:themeColor="text1"/>
          <w:sz w:val="24"/>
          <w:szCs w:val="24"/>
        </w:rPr>
        <w:t>(T</w:t>
      </w:r>
      <w:r w:rsidR="00C133A4" w:rsidRPr="00730F1B">
        <w:rPr>
          <w:rFonts w:ascii="Times New Roman" w:hAnsi="Times New Roman" w:cs="Times New Roman"/>
          <w:bCs/>
          <w:color w:val="000000" w:themeColor="text1"/>
          <w:sz w:val="24"/>
          <w:szCs w:val="24"/>
        </w:rPr>
        <w:t>Wei Chuan</w:t>
      </w:r>
      <w:r w:rsidR="00C133A4" w:rsidRPr="00730F1B">
        <w:rPr>
          <w:rFonts w:ascii="Times New Roman" w:hAnsi="Times New Roman" w:cs="Times New Roman"/>
          <w:color w:val="000000" w:themeColor="text1"/>
          <w:sz w:val="24"/>
          <w:szCs w:val="24"/>
        </w:rPr>
        <w:t xml:space="preserve"> et al.</w:t>
      </w:r>
      <w:r w:rsidR="00C133A4">
        <w:rPr>
          <w:rFonts w:ascii="Times New Roman" w:hAnsi="Times New Roman" w:cs="Times New Roman"/>
          <w:color w:val="000000" w:themeColor="text1"/>
          <w:sz w:val="24"/>
          <w:szCs w:val="24"/>
        </w:rPr>
        <w:t xml:space="preserve">, </w:t>
      </w:r>
      <w:r w:rsidR="00C133A4" w:rsidRPr="00730F1B">
        <w:rPr>
          <w:rFonts w:ascii="Times New Roman" w:hAnsi="Times New Roman" w:cs="Times New Roman"/>
          <w:color w:val="000000" w:themeColor="text1"/>
          <w:sz w:val="24"/>
          <w:szCs w:val="24"/>
        </w:rPr>
        <w:t>2017)</w:t>
      </w:r>
    </w:p>
    <w:p w14:paraId="1FB95DE2" w14:textId="4EF94F18" w:rsidR="006250F7" w:rsidRPr="00730F1B" w:rsidRDefault="009C233A" w:rsidP="006250F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of (</w:t>
      </w:r>
      <w:r w:rsidR="006250F7" w:rsidRPr="00730F1B">
        <w:rPr>
          <w:rFonts w:ascii="Times New Roman" w:hAnsi="Times New Roman" w:cs="Times New Roman"/>
          <w:color w:val="000000" w:themeColor="text1"/>
          <w:sz w:val="24"/>
          <w:szCs w:val="24"/>
        </w:rPr>
        <w:t>Nadeeshani</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 xml:space="preserve">2020) </w:t>
      </w:r>
      <w:r>
        <w:rPr>
          <w:rFonts w:ascii="Times New Roman" w:hAnsi="Times New Roman" w:cs="Times New Roman"/>
          <w:color w:val="000000" w:themeColor="text1"/>
          <w:sz w:val="24"/>
          <w:szCs w:val="24"/>
        </w:rPr>
        <w:t>develop an</w:t>
      </w:r>
      <w:r w:rsidR="006250F7" w:rsidRPr="00730F1B">
        <w:rPr>
          <w:rFonts w:ascii="Times New Roman" w:hAnsi="Times New Roman" w:cs="Times New Roman"/>
          <w:color w:val="000000" w:themeColor="text1"/>
          <w:sz w:val="24"/>
          <w:szCs w:val="24"/>
        </w:rPr>
        <w:t xml:space="preserve"> “On-Road Vehicle Breakdown Assistance”. This article is primarily meant to minimize the amount of time drivers spend waiting. Most drivers endure difficulties on the road due to car breakdowns. The breakdown of a vehicle wastes the user</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s precious time, that is the worst experience they can have. The motorist must look for a mechanic and a spare parts store near their position. If the motorist is unable to locate a good mechanic, he or she must seek assistance from someone, which may or may not be technical assistance.</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Nadeeshani</w:t>
      </w:r>
      <w:r>
        <w:rPr>
          <w:rFonts w:ascii="Times New Roman" w:hAnsi="Times New Roman" w:cs="Times New Roman"/>
          <w:color w:val="000000" w:themeColor="text1"/>
          <w:sz w:val="24"/>
          <w:szCs w:val="24"/>
        </w:rPr>
        <w:t xml:space="preserve">, </w:t>
      </w:r>
      <w:r w:rsidRPr="00730F1B">
        <w:rPr>
          <w:rFonts w:ascii="Times New Roman" w:hAnsi="Times New Roman" w:cs="Times New Roman"/>
          <w:color w:val="000000" w:themeColor="text1"/>
          <w:sz w:val="24"/>
          <w:szCs w:val="24"/>
        </w:rPr>
        <w:t>2020)</w:t>
      </w:r>
    </w:p>
    <w:p w14:paraId="255363CC" w14:textId="2800EFCA"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 xml:space="preserve">Furthermore, while developing an Android application, requirements are gathered as primary and secondary data. As a first phase in the project, determine if the suggested system is needed by society and whether it is available. As part of the market study for the </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help ME</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 xml:space="preserve"> Android application, the researcher has established a Google survey form to collect primary data. As a result, the researcher was able to identify the need for Vehicle Breakdown Assistance in Sri Lanka. Secondary data collection refers to information that was stated or done by another person. To get secondary data, the researcher utilized the Internet to look up similar systems. Google Scholar, IEEE, websites, and online journals are all available. Look for comparable systems and compare them. When developing the Android application, the researcher used Android Studio as a tool. </w:t>
      </w:r>
      <w:r w:rsidRPr="00730F1B">
        <w:rPr>
          <w:rFonts w:ascii="Times New Roman" w:hAnsi="Times New Roman" w:cs="Times New Roman"/>
          <w:color w:val="000000" w:themeColor="text1"/>
          <w:sz w:val="24"/>
          <w:szCs w:val="24"/>
        </w:rPr>
        <w:lastRenderedPageBreak/>
        <w:t>Android Studio handles all UI development and implementation. Firebase is a technology that is used for real-time databases. Image cropper dexter, glide, and circleImageView libraries were used as the main library for the android app. To crop the images the image cropper API was utilized and it is useful for editing the user profile.</w:t>
      </w:r>
      <w:r w:rsidR="009C233A">
        <w:rPr>
          <w:rFonts w:ascii="Times New Roman" w:hAnsi="Times New Roman" w:cs="Times New Roman"/>
          <w:color w:val="000000" w:themeColor="text1"/>
          <w:sz w:val="24"/>
          <w:szCs w:val="24"/>
        </w:rPr>
        <w:t xml:space="preserve"> (</w:t>
      </w:r>
      <w:r w:rsidR="009C233A" w:rsidRPr="00730F1B">
        <w:rPr>
          <w:rFonts w:ascii="Times New Roman" w:hAnsi="Times New Roman" w:cs="Times New Roman"/>
          <w:color w:val="000000" w:themeColor="text1"/>
          <w:sz w:val="24"/>
          <w:szCs w:val="24"/>
        </w:rPr>
        <w:t>Nadeeshani</w:t>
      </w:r>
      <w:r w:rsidR="009C233A">
        <w:rPr>
          <w:rFonts w:ascii="Times New Roman" w:hAnsi="Times New Roman" w:cs="Times New Roman"/>
          <w:color w:val="000000" w:themeColor="text1"/>
          <w:sz w:val="24"/>
          <w:szCs w:val="24"/>
        </w:rPr>
        <w:t xml:space="preserve">, </w:t>
      </w:r>
      <w:r w:rsidR="009C233A" w:rsidRPr="00730F1B">
        <w:rPr>
          <w:rFonts w:ascii="Times New Roman" w:hAnsi="Times New Roman" w:cs="Times New Roman"/>
          <w:color w:val="000000" w:themeColor="text1"/>
          <w:sz w:val="24"/>
          <w:szCs w:val="24"/>
        </w:rPr>
        <w:t>2020)</w:t>
      </w:r>
    </w:p>
    <w:p w14:paraId="0B284189" w14:textId="215C4904"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Finally, when a breakdown occurs, the user can promptly repair their car. They will not waste their time on the journey. This allows them to save crucial time. This makes the person feel more at ease. There is a chat platform where users and mechanics may communicate. There, users may ask questions about automobile breakdowns. That can be answered by the mechanic. This will aid in improving the user</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s technological understanding of the car. The payment option for the project might be added in the future development of the project. This allows users to fix their vehicles at an affordable cost</w:t>
      </w:r>
      <w:r w:rsidR="009C233A">
        <w:rPr>
          <w:rFonts w:ascii="Times New Roman" w:hAnsi="Times New Roman" w:cs="Times New Roman"/>
          <w:color w:val="000000" w:themeColor="text1"/>
          <w:sz w:val="24"/>
          <w:szCs w:val="24"/>
        </w:rPr>
        <w:t>. (</w:t>
      </w:r>
      <w:r w:rsidR="009C233A" w:rsidRPr="00730F1B">
        <w:rPr>
          <w:rFonts w:ascii="Times New Roman" w:hAnsi="Times New Roman" w:cs="Times New Roman"/>
          <w:color w:val="000000" w:themeColor="text1"/>
          <w:sz w:val="24"/>
          <w:szCs w:val="24"/>
        </w:rPr>
        <w:t>Nadeeshani</w:t>
      </w:r>
      <w:r w:rsidR="009C233A">
        <w:rPr>
          <w:rFonts w:ascii="Times New Roman" w:hAnsi="Times New Roman" w:cs="Times New Roman"/>
          <w:color w:val="000000" w:themeColor="text1"/>
          <w:sz w:val="24"/>
          <w:szCs w:val="24"/>
        </w:rPr>
        <w:t xml:space="preserve">, </w:t>
      </w:r>
      <w:r w:rsidR="009C233A" w:rsidRPr="00730F1B">
        <w:rPr>
          <w:rFonts w:ascii="Times New Roman" w:hAnsi="Times New Roman" w:cs="Times New Roman"/>
          <w:color w:val="000000" w:themeColor="text1"/>
          <w:sz w:val="24"/>
          <w:szCs w:val="24"/>
        </w:rPr>
        <w:t>2020)</w:t>
      </w:r>
    </w:p>
    <w:p w14:paraId="4E9A47E9" w14:textId="3C875412" w:rsidR="006250F7" w:rsidRPr="00730F1B" w:rsidRDefault="003B5167" w:rsidP="006250F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of (</w:t>
      </w:r>
      <w:r w:rsidR="006250F7" w:rsidRPr="00730F1B">
        <w:rPr>
          <w:rFonts w:ascii="Times New Roman" w:hAnsi="Times New Roman" w:cs="Times New Roman"/>
          <w:color w:val="000000" w:themeColor="text1"/>
          <w:sz w:val="24"/>
          <w:szCs w:val="24"/>
        </w:rPr>
        <w:t xml:space="preserve">Adeosun </w:t>
      </w:r>
      <w:r>
        <w:rPr>
          <w:rFonts w:ascii="Times New Roman" w:hAnsi="Times New Roman" w:cs="Times New Roman"/>
          <w:color w:val="000000" w:themeColor="text1"/>
          <w:sz w:val="24"/>
          <w:szCs w:val="24"/>
        </w:rPr>
        <w:t>&amp;</w:t>
      </w:r>
      <w:r w:rsidR="006250F7" w:rsidRPr="00730F1B">
        <w:rPr>
          <w:rFonts w:ascii="Times New Roman" w:hAnsi="Times New Roman" w:cs="Times New Roman"/>
          <w:color w:val="000000" w:themeColor="text1"/>
          <w:sz w:val="24"/>
          <w:szCs w:val="24"/>
        </w:rPr>
        <w:t xml:space="preserve"> Melike</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 xml:space="preserve">2021) </w:t>
      </w:r>
      <w:r>
        <w:rPr>
          <w:rFonts w:ascii="Times New Roman" w:hAnsi="Times New Roman" w:cs="Times New Roman"/>
          <w:color w:val="000000" w:themeColor="text1"/>
          <w:sz w:val="24"/>
          <w:szCs w:val="24"/>
        </w:rPr>
        <w:t>developed a</w:t>
      </w:r>
      <w:r w:rsidR="006250F7" w:rsidRPr="00730F1B">
        <w:rPr>
          <w:rFonts w:ascii="Times New Roman" w:hAnsi="Times New Roman" w:cs="Times New Roman"/>
          <w:color w:val="000000" w:themeColor="text1"/>
          <w:sz w:val="24"/>
          <w:szCs w:val="24"/>
        </w:rPr>
        <w:t xml:space="preserve"> “Location Finder Mobile Application using Android and Google Spreadsheets” In this research, the researchers offer Location Finder, a mobile Web application that allows users to explore their surroundings by exploiting contexts that are significant to them. Someone who finds himself or herself in a city or town with which he or she is unfamiliar, such as North Cyprus, may decide to go to a restaurant and have no idea where to find one. He/she may decide to open the smartphone app and search for queries like </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Restaurant</w:t>
      </w:r>
      <w:r w:rsidR="00975CDD">
        <w:rPr>
          <w:rFonts w:ascii="Times New Roman" w:hAnsi="Times New Roman" w:cs="Times New Roman"/>
          <w:color w:val="000000" w:themeColor="text1"/>
          <w:sz w:val="24"/>
          <w:szCs w:val="24"/>
        </w:rPr>
        <w:t>”</w:t>
      </w:r>
      <w:r w:rsidR="006250F7" w:rsidRPr="00730F1B">
        <w:rPr>
          <w:rFonts w:ascii="Times New Roman" w:hAnsi="Times New Roman" w:cs="Times New Roman"/>
          <w:color w:val="000000" w:themeColor="text1"/>
          <w:sz w:val="24"/>
          <w:szCs w:val="24"/>
        </w:rPr>
        <w:t>.</w:t>
      </w:r>
    </w:p>
    <w:p w14:paraId="0FC5A584" w14:textId="10E35624"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Moreso, the Location Finder mobile application was created in Java with Android Studio and an online Google Spreadsheet. To facilitate understanding, the project has been kept as basic as feasible. It includes a few JAVA and XML files. The program was built on Google standard Google Maps to ensure maximum accuracy and portability, and it includes a dynamic backend based on Online Google Spreadsheet, which allows the administrator to update and manage backend data without the need for an external server or database. </w:t>
      </w:r>
      <w:r w:rsidR="001B3201">
        <w:rPr>
          <w:rFonts w:ascii="Times New Roman" w:hAnsi="Times New Roman" w:cs="Times New Roman"/>
          <w:color w:val="000000" w:themeColor="text1"/>
          <w:sz w:val="24"/>
          <w:szCs w:val="24"/>
        </w:rPr>
        <w:t>(</w:t>
      </w:r>
      <w:r w:rsidR="001B3201" w:rsidRPr="00730F1B">
        <w:rPr>
          <w:rFonts w:ascii="Times New Roman" w:hAnsi="Times New Roman" w:cs="Times New Roman"/>
          <w:color w:val="000000" w:themeColor="text1"/>
          <w:sz w:val="24"/>
          <w:szCs w:val="24"/>
        </w:rPr>
        <w:t xml:space="preserve">Adeosun </w:t>
      </w:r>
      <w:r w:rsidR="001B3201">
        <w:rPr>
          <w:rFonts w:ascii="Times New Roman" w:hAnsi="Times New Roman" w:cs="Times New Roman"/>
          <w:color w:val="000000" w:themeColor="text1"/>
          <w:sz w:val="24"/>
          <w:szCs w:val="24"/>
        </w:rPr>
        <w:t>&amp;</w:t>
      </w:r>
      <w:r w:rsidR="001B3201" w:rsidRPr="00730F1B">
        <w:rPr>
          <w:rFonts w:ascii="Times New Roman" w:hAnsi="Times New Roman" w:cs="Times New Roman"/>
          <w:color w:val="000000" w:themeColor="text1"/>
          <w:sz w:val="24"/>
          <w:szCs w:val="24"/>
        </w:rPr>
        <w:t xml:space="preserve"> Melike</w:t>
      </w:r>
      <w:r w:rsidR="001B3201">
        <w:rPr>
          <w:rFonts w:ascii="Times New Roman" w:hAnsi="Times New Roman" w:cs="Times New Roman"/>
          <w:color w:val="000000" w:themeColor="text1"/>
          <w:sz w:val="24"/>
          <w:szCs w:val="24"/>
        </w:rPr>
        <w:t xml:space="preserve">, </w:t>
      </w:r>
      <w:r w:rsidR="001B3201" w:rsidRPr="00730F1B">
        <w:rPr>
          <w:rFonts w:ascii="Times New Roman" w:hAnsi="Times New Roman" w:cs="Times New Roman"/>
          <w:color w:val="000000" w:themeColor="text1"/>
          <w:sz w:val="24"/>
          <w:szCs w:val="24"/>
        </w:rPr>
        <w:t>2021)</w:t>
      </w:r>
    </w:p>
    <w:p w14:paraId="2C6B73B3" w14:textId="30C1D753" w:rsidR="006250F7" w:rsidRPr="00730F1B"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 xml:space="preserve">In conclusion, the application works semantically because various places can be identified automatically. It is a complete native Android application for locating various destinations such as restaurants, hotels, stores, bus stations, ATMs, Universities, hospitals, petrol stations, and many more places. It offers innovative mapping technologies that display various points of interest for application users. Users can also change the search options (categories, searching area radius) and </w:t>
      </w:r>
      <w:r w:rsidRPr="00730F1B">
        <w:rPr>
          <w:rFonts w:ascii="Times New Roman" w:hAnsi="Times New Roman" w:cs="Times New Roman"/>
          <w:color w:val="000000" w:themeColor="text1"/>
          <w:sz w:val="24"/>
          <w:szCs w:val="24"/>
        </w:rPr>
        <w:lastRenderedPageBreak/>
        <w:t>store a location for future reference. Experiments on Location Finder</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s performance also reveal that the proposed solution is substantially quicker and better than other popular mobile applications in the sector.</w:t>
      </w:r>
      <w:r w:rsidR="001B3201">
        <w:rPr>
          <w:rFonts w:ascii="Times New Roman" w:hAnsi="Times New Roman" w:cs="Times New Roman"/>
          <w:color w:val="000000" w:themeColor="text1"/>
          <w:sz w:val="24"/>
          <w:szCs w:val="24"/>
        </w:rPr>
        <w:t xml:space="preserve"> (</w:t>
      </w:r>
      <w:r w:rsidR="001B3201" w:rsidRPr="00730F1B">
        <w:rPr>
          <w:rFonts w:ascii="Times New Roman" w:hAnsi="Times New Roman" w:cs="Times New Roman"/>
          <w:color w:val="000000" w:themeColor="text1"/>
          <w:sz w:val="24"/>
          <w:szCs w:val="24"/>
        </w:rPr>
        <w:t xml:space="preserve">Adeosun </w:t>
      </w:r>
      <w:r w:rsidR="001B3201">
        <w:rPr>
          <w:rFonts w:ascii="Times New Roman" w:hAnsi="Times New Roman" w:cs="Times New Roman"/>
          <w:color w:val="000000" w:themeColor="text1"/>
          <w:sz w:val="24"/>
          <w:szCs w:val="24"/>
        </w:rPr>
        <w:t>&amp;</w:t>
      </w:r>
      <w:r w:rsidR="001B3201" w:rsidRPr="00730F1B">
        <w:rPr>
          <w:rFonts w:ascii="Times New Roman" w:hAnsi="Times New Roman" w:cs="Times New Roman"/>
          <w:color w:val="000000" w:themeColor="text1"/>
          <w:sz w:val="24"/>
          <w:szCs w:val="24"/>
        </w:rPr>
        <w:t xml:space="preserve"> Melike</w:t>
      </w:r>
      <w:r w:rsidR="001B3201">
        <w:rPr>
          <w:rFonts w:ascii="Times New Roman" w:hAnsi="Times New Roman" w:cs="Times New Roman"/>
          <w:color w:val="000000" w:themeColor="text1"/>
          <w:sz w:val="24"/>
          <w:szCs w:val="24"/>
        </w:rPr>
        <w:t xml:space="preserve">, </w:t>
      </w:r>
      <w:r w:rsidR="001B3201" w:rsidRPr="00730F1B">
        <w:rPr>
          <w:rFonts w:ascii="Times New Roman" w:hAnsi="Times New Roman" w:cs="Times New Roman"/>
          <w:color w:val="000000" w:themeColor="text1"/>
          <w:sz w:val="24"/>
          <w:szCs w:val="24"/>
        </w:rPr>
        <w:t>2021)</w:t>
      </w:r>
    </w:p>
    <w:p w14:paraId="31425D17" w14:textId="018D5EE4" w:rsidR="006250F7" w:rsidRPr="00730F1B" w:rsidRDefault="009E6D56" w:rsidP="006250F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of (</w:t>
      </w:r>
      <w:r w:rsidR="006250F7" w:rsidRPr="00730F1B">
        <w:rPr>
          <w:rFonts w:ascii="Times New Roman" w:hAnsi="Times New Roman" w:cs="Times New Roman"/>
          <w:color w:val="000000" w:themeColor="text1"/>
          <w:sz w:val="24"/>
          <w:szCs w:val="24"/>
        </w:rPr>
        <w:t>Shwethashree et al.</w:t>
      </w:r>
      <w:r>
        <w:rPr>
          <w:rFonts w:ascii="Times New Roman" w:hAnsi="Times New Roman" w:cs="Times New Roman"/>
          <w:color w:val="000000" w:themeColor="text1"/>
          <w:sz w:val="24"/>
          <w:szCs w:val="24"/>
        </w:rPr>
        <w:t xml:space="preserve">, </w:t>
      </w:r>
      <w:r w:rsidR="006250F7" w:rsidRPr="00730F1B">
        <w:rPr>
          <w:rFonts w:ascii="Times New Roman" w:hAnsi="Times New Roman" w:cs="Times New Roman"/>
          <w:color w:val="000000" w:themeColor="text1"/>
          <w:sz w:val="24"/>
          <w:szCs w:val="24"/>
        </w:rPr>
        <w:t>2019)</w:t>
      </w:r>
      <w:r>
        <w:rPr>
          <w:rFonts w:ascii="Times New Roman" w:hAnsi="Times New Roman" w:cs="Times New Roman"/>
          <w:color w:val="000000" w:themeColor="text1"/>
          <w:sz w:val="24"/>
          <w:szCs w:val="24"/>
        </w:rPr>
        <w:t xml:space="preserve"> developed an </w:t>
      </w:r>
      <w:r w:rsidR="006250F7" w:rsidRPr="00730F1B">
        <w:rPr>
          <w:rFonts w:ascii="Times New Roman" w:hAnsi="Times New Roman" w:cs="Times New Roman"/>
          <w:color w:val="000000" w:themeColor="text1"/>
          <w:sz w:val="24"/>
          <w:szCs w:val="24"/>
        </w:rPr>
        <w:t>Android-based Library Book Availability and Location Finder. In extremely large libraries having massive collections, identifying a certain book and understanding its availability of the book is quite difficult. In such a case, there must be a simple way to locate the specified book by just inputting its name. As a result, we suggest an Android application that assists the client in locating the book in a matter of seconds and even knowing the availability of the book in the library and, if not, the date when it will be accessible if it is issued to someone.</w:t>
      </w:r>
    </w:p>
    <w:p w14:paraId="59FA04A2" w14:textId="052D2F2E" w:rsidR="00D9379C" w:rsidRDefault="006250F7" w:rsidP="006250F7">
      <w:pPr>
        <w:spacing w:line="360" w:lineRule="auto"/>
        <w:jc w:val="both"/>
        <w:rPr>
          <w:rFonts w:ascii="Times New Roman" w:hAnsi="Times New Roman" w:cs="Times New Roman"/>
          <w:color w:val="000000" w:themeColor="text1"/>
          <w:sz w:val="24"/>
          <w:szCs w:val="24"/>
        </w:rPr>
      </w:pPr>
      <w:r w:rsidRPr="00730F1B">
        <w:rPr>
          <w:rFonts w:ascii="Times New Roman" w:hAnsi="Times New Roman" w:cs="Times New Roman"/>
          <w:color w:val="000000" w:themeColor="text1"/>
          <w:sz w:val="24"/>
          <w:szCs w:val="24"/>
        </w:rPr>
        <w:t>Furthermore, the standard book availability and location-finding mechanism necessitate searching for a longer length of time in all of the library</w:t>
      </w:r>
      <w:r w:rsidR="00975CDD">
        <w:rPr>
          <w:rFonts w:ascii="Times New Roman" w:hAnsi="Times New Roman" w:cs="Times New Roman"/>
          <w:color w:val="000000" w:themeColor="text1"/>
          <w:sz w:val="24"/>
          <w:szCs w:val="24"/>
        </w:rPr>
        <w:t>’</w:t>
      </w:r>
      <w:r w:rsidRPr="00730F1B">
        <w:rPr>
          <w:rFonts w:ascii="Times New Roman" w:hAnsi="Times New Roman" w:cs="Times New Roman"/>
          <w:color w:val="000000" w:themeColor="text1"/>
          <w:sz w:val="24"/>
          <w:szCs w:val="24"/>
        </w:rPr>
        <w:t>s racks. In this prevalent technique, users encounter the challenge of time management. Even after a lengthy search, the chances of finding the book are slim. This inspired us to create a new system that would alleviate the hassle.</w:t>
      </w:r>
      <w:r w:rsidR="004504D9">
        <w:rPr>
          <w:rFonts w:ascii="Times New Roman" w:hAnsi="Times New Roman" w:cs="Times New Roman"/>
          <w:color w:val="000000" w:themeColor="text1"/>
          <w:sz w:val="24"/>
          <w:szCs w:val="24"/>
        </w:rPr>
        <w:t xml:space="preserve"> (</w:t>
      </w:r>
      <w:r w:rsidR="004504D9" w:rsidRPr="00730F1B">
        <w:rPr>
          <w:rFonts w:ascii="Times New Roman" w:hAnsi="Times New Roman" w:cs="Times New Roman"/>
          <w:color w:val="000000" w:themeColor="text1"/>
          <w:sz w:val="24"/>
          <w:szCs w:val="24"/>
        </w:rPr>
        <w:t>Shwethashree et al.</w:t>
      </w:r>
      <w:r w:rsidR="004504D9">
        <w:rPr>
          <w:rFonts w:ascii="Times New Roman" w:hAnsi="Times New Roman" w:cs="Times New Roman"/>
          <w:color w:val="000000" w:themeColor="text1"/>
          <w:sz w:val="24"/>
          <w:szCs w:val="24"/>
        </w:rPr>
        <w:t xml:space="preserve">, </w:t>
      </w:r>
      <w:r w:rsidR="004504D9" w:rsidRPr="00730F1B">
        <w:rPr>
          <w:rFonts w:ascii="Times New Roman" w:hAnsi="Times New Roman" w:cs="Times New Roman"/>
          <w:color w:val="000000" w:themeColor="text1"/>
          <w:sz w:val="24"/>
          <w:szCs w:val="24"/>
        </w:rPr>
        <w:t>2019)</w:t>
      </w:r>
    </w:p>
    <w:p w14:paraId="3177990E" w14:textId="77777777" w:rsidR="00D9379C" w:rsidRDefault="00D9379C">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790AD6A" w14:textId="6092B0BB" w:rsidR="006250F7" w:rsidRPr="00730F1B" w:rsidRDefault="006250F7" w:rsidP="006250F7">
      <w:pPr>
        <w:spacing w:line="360" w:lineRule="auto"/>
        <w:rPr>
          <w:rFonts w:ascii="Times New Roman" w:hAnsi="Times New Roman" w:cs="Times New Roman"/>
          <w:b/>
          <w:bCs/>
          <w:color w:val="000000" w:themeColor="text1"/>
          <w:sz w:val="24"/>
          <w:szCs w:val="24"/>
        </w:rPr>
      </w:pPr>
      <w:r w:rsidRPr="00730F1B">
        <w:rPr>
          <w:rFonts w:ascii="Times New Roman" w:hAnsi="Times New Roman" w:cs="Times New Roman"/>
          <w:b/>
          <w:bCs/>
          <w:color w:val="000000" w:themeColor="text1"/>
          <w:sz w:val="24"/>
          <w:szCs w:val="24"/>
        </w:rPr>
        <w:lastRenderedPageBreak/>
        <w:t>2.</w:t>
      </w:r>
      <w:r w:rsidR="007522C3">
        <w:rPr>
          <w:rFonts w:ascii="Times New Roman" w:hAnsi="Times New Roman" w:cs="Times New Roman"/>
          <w:b/>
          <w:bCs/>
          <w:color w:val="000000" w:themeColor="text1"/>
          <w:sz w:val="24"/>
          <w:szCs w:val="24"/>
        </w:rPr>
        <w:t>5</w:t>
      </w:r>
      <w:r w:rsidRPr="00730F1B">
        <w:rPr>
          <w:rFonts w:ascii="Times New Roman" w:hAnsi="Times New Roman" w:cs="Times New Roman"/>
          <w:b/>
          <w:bCs/>
          <w:color w:val="000000" w:themeColor="text1"/>
          <w:sz w:val="24"/>
          <w:szCs w:val="24"/>
        </w:rPr>
        <w:tab/>
        <w:t>Summary of Related Literature Reviews</w:t>
      </w:r>
    </w:p>
    <w:tbl>
      <w:tblPr>
        <w:tblStyle w:val="TableGrid"/>
        <w:tblW w:w="10491" w:type="dxa"/>
        <w:tblInd w:w="-431" w:type="dxa"/>
        <w:tblLook w:val="04A0" w:firstRow="1" w:lastRow="0" w:firstColumn="1" w:lastColumn="0" w:noHBand="0" w:noVBand="1"/>
      </w:tblPr>
      <w:tblGrid>
        <w:gridCol w:w="1549"/>
        <w:gridCol w:w="2138"/>
        <w:gridCol w:w="2584"/>
        <w:gridCol w:w="2235"/>
        <w:gridCol w:w="1985"/>
      </w:tblGrid>
      <w:tr w:rsidR="002B1DDD" w:rsidRPr="00730F1B" w14:paraId="6B268A1E" w14:textId="77777777" w:rsidTr="003543E4">
        <w:tc>
          <w:tcPr>
            <w:tcW w:w="1549" w:type="dxa"/>
          </w:tcPr>
          <w:p w14:paraId="3459B14C" w14:textId="77777777" w:rsidR="002B1DDD" w:rsidRPr="00730F1B" w:rsidRDefault="002B1DDD" w:rsidP="00B776F2">
            <w:pPr>
              <w:spacing w:line="360" w:lineRule="auto"/>
              <w:rPr>
                <w:rFonts w:ascii="Times New Roman" w:hAnsi="Times New Roman" w:cs="Times New Roman"/>
                <w:b/>
                <w:bCs/>
                <w:sz w:val="24"/>
                <w:szCs w:val="24"/>
              </w:rPr>
            </w:pPr>
            <w:r w:rsidRPr="00730F1B">
              <w:rPr>
                <w:rFonts w:ascii="Times New Roman" w:hAnsi="Times New Roman" w:cs="Times New Roman"/>
                <w:b/>
                <w:bCs/>
                <w:sz w:val="24"/>
                <w:szCs w:val="24"/>
              </w:rPr>
              <w:t>Author &amp; Year</w:t>
            </w:r>
          </w:p>
        </w:tc>
        <w:tc>
          <w:tcPr>
            <w:tcW w:w="2138" w:type="dxa"/>
          </w:tcPr>
          <w:p w14:paraId="6FF378C3" w14:textId="70EE3CBB" w:rsidR="002B1DDD" w:rsidRPr="00730F1B" w:rsidRDefault="002B1DDD" w:rsidP="00B776F2">
            <w:pPr>
              <w:spacing w:line="360" w:lineRule="auto"/>
              <w:rPr>
                <w:rFonts w:ascii="Times New Roman" w:hAnsi="Times New Roman" w:cs="Times New Roman"/>
                <w:b/>
                <w:bCs/>
                <w:sz w:val="24"/>
                <w:szCs w:val="24"/>
              </w:rPr>
            </w:pPr>
            <w:r w:rsidRPr="00730F1B">
              <w:rPr>
                <w:rFonts w:ascii="Times New Roman" w:hAnsi="Times New Roman" w:cs="Times New Roman"/>
                <w:b/>
                <w:bCs/>
                <w:sz w:val="24"/>
                <w:szCs w:val="24"/>
              </w:rPr>
              <w:t>Title</w:t>
            </w:r>
          </w:p>
        </w:tc>
        <w:tc>
          <w:tcPr>
            <w:tcW w:w="2584" w:type="dxa"/>
          </w:tcPr>
          <w:p w14:paraId="39D487BB" w14:textId="58371D17" w:rsidR="002B1DDD" w:rsidRPr="00730F1B" w:rsidRDefault="002B1DDD" w:rsidP="00B776F2">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tc>
        <w:tc>
          <w:tcPr>
            <w:tcW w:w="2235" w:type="dxa"/>
          </w:tcPr>
          <w:p w14:paraId="0B3C9D6D" w14:textId="5A1C3D86" w:rsidR="002B1DDD" w:rsidRPr="00730F1B" w:rsidRDefault="002B1DDD" w:rsidP="00B776F2">
            <w:pPr>
              <w:spacing w:line="360" w:lineRule="auto"/>
              <w:rPr>
                <w:rFonts w:ascii="Times New Roman" w:hAnsi="Times New Roman" w:cs="Times New Roman"/>
                <w:b/>
                <w:bCs/>
                <w:sz w:val="24"/>
                <w:szCs w:val="24"/>
              </w:rPr>
            </w:pPr>
            <w:r>
              <w:rPr>
                <w:rFonts w:ascii="Times New Roman" w:hAnsi="Times New Roman" w:cs="Times New Roman"/>
                <w:b/>
                <w:bCs/>
                <w:sz w:val="24"/>
                <w:szCs w:val="24"/>
              </w:rPr>
              <w:t>Methodology</w:t>
            </w:r>
          </w:p>
        </w:tc>
        <w:tc>
          <w:tcPr>
            <w:tcW w:w="1985" w:type="dxa"/>
          </w:tcPr>
          <w:p w14:paraId="6A6CCDF8" w14:textId="6C6A4B40" w:rsidR="002B1DDD" w:rsidRPr="00730F1B" w:rsidRDefault="002B1DDD" w:rsidP="00B776F2">
            <w:pPr>
              <w:spacing w:line="360" w:lineRule="auto"/>
              <w:rPr>
                <w:rFonts w:ascii="Times New Roman" w:hAnsi="Times New Roman" w:cs="Times New Roman"/>
                <w:b/>
                <w:bCs/>
                <w:sz w:val="24"/>
                <w:szCs w:val="24"/>
              </w:rPr>
            </w:pPr>
            <w:r>
              <w:rPr>
                <w:rFonts w:ascii="Times New Roman" w:hAnsi="Times New Roman" w:cs="Times New Roman"/>
                <w:b/>
                <w:bCs/>
                <w:sz w:val="24"/>
                <w:szCs w:val="24"/>
              </w:rPr>
              <w:t>Result &amp; Findings</w:t>
            </w:r>
          </w:p>
        </w:tc>
      </w:tr>
      <w:tr w:rsidR="002B1DDD" w:rsidRPr="00730F1B" w14:paraId="3C2EBB17" w14:textId="77777777" w:rsidTr="003543E4">
        <w:tc>
          <w:tcPr>
            <w:tcW w:w="1549" w:type="dxa"/>
          </w:tcPr>
          <w:p w14:paraId="3AE1D0DF" w14:textId="3A1E5EEC" w:rsidR="002B1DDD" w:rsidRPr="00730F1B" w:rsidRDefault="002B1DDD" w:rsidP="00B776F2">
            <w:pPr>
              <w:spacing w:line="360" w:lineRule="auto"/>
              <w:rPr>
                <w:rFonts w:ascii="Times New Roman" w:hAnsi="Times New Roman" w:cs="Times New Roman"/>
                <w:b/>
                <w:bCs/>
                <w:sz w:val="24"/>
                <w:szCs w:val="24"/>
              </w:rPr>
            </w:pPr>
            <w:r w:rsidRPr="00800B3E">
              <w:rPr>
                <w:rFonts w:ascii="Times New Roman" w:hAnsi="Times New Roman" w:cs="Times New Roman"/>
                <w:color w:val="000000" w:themeColor="text1"/>
                <w:sz w:val="24"/>
                <w:szCs w:val="24"/>
              </w:rPr>
              <w:t>Krishna</w:t>
            </w:r>
            <w:r>
              <w:rPr>
                <w:rFonts w:ascii="Times New Roman" w:hAnsi="Times New Roman" w:cs="Times New Roman"/>
                <w:color w:val="000000" w:themeColor="text1"/>
                <w:sz w:val="24"/>
                <w:szCs w:val="24"/>
              </w:rPr>
              <w:t xml:space="preserve"> et al</w:t>
            </w:r>
            <w:r w:rsidRPr="00800B3E">
              <w:rPr>
                <w:rFonts w:ascii="Times New Roman" w:hAnsi="Times New Roman" w:cs="Times New Roman"/>
                <w:color w:val="000000" w:themeColor="text1"/>
                <w:sz w:val="24"/>
                <w:szCs w:val="24"/>
              </w:rPr>
              <w:t>. (2021).</w:t>
            </w:r>
          </w:p>
        </w:tc>
        <w:tc>
          <w:tcPr>
            <w:tcW w:w="2138" w:type="dxa"/>
          </w:tcPr>
          <w:p w14:paraId="0416E078" w14:textId="1E7222CD" w:rsidR="002B1DDD" w:rsidRPr="009009F9" w:rsidRDefault="002B1DDD" w:rsidP="00112A5B">
            <w:pPr>
              <w:spacing w:line="360" w:lineRule="auto"/>
              <w:rPr>
                <w:rFonts w:ascii="Times New Roman" w:hAnsi="Times New Roman" w:cs="Times New Roman"/>
                <w:b/>
                <w:bCs/>
                <w:sz w:val="24"/>
                <w:szCs w:val="24"/>
              </w:rPr>
            </w:pPr>
            <w:r w:rsidRPr="00800B3E">
              <w:rPr>
                <w:rFonts w:ascii="Times New Roman" w:hAnsi="Times New Roman" w:cs="Times New Roman"/>
                <w:color w:val="000000" w:themeColor="text1"/>
                <w:sz w:val="24"/>
                <w:szCs w:val="24"/>
              </w:rPr>
              <w:t>A Vehicle Breakdown Service Provider System</w:t>
            </w:r>
          </w:p>
        </w:tc>
        <w:tc>
          <w:tcPr>
            <w:tcW w:w="2584" w:type="dxa"/>
          </w:tcPr>
          <w:p w14:paraId="140AEF91" w14:textId="1BADCFC4" w:rsidR="002B1DDD" w:rsidRDefault="002B1DDD" w:rsidP="00B776F2">
            <w:pPr>
              <w:spacing w:line="360" w:lineRule="auto"/>
              <w:rPr>
                <w:rFonts w:ascii="Times New Roman" w:hAnsi="Times New Roman" w:cs="Times New Roman"/>
                <w:sz w:val="24"/>
                <w:szCs w:val="24"/>
              </w:rPr>
            </w:pPr>
            <w:r w:rsidRPr="00112A5B">
              <w:rPr>
                <w:rFonts w:ascii="Times New Roman" w:hAnsi="Times New Roman" w:cs="Times New Roman"/>
                <w:sz w:val="24"/>
                <w:szCs w:val="24"/>
              </w:rPr>
              <w:t>The primary focus of this Vehicle Breakdown Service Provider System development is to solve the faults of existing market applications.</w:t>
            </w:r>
          </w:p>
        </w:tc>
        <w:tc>
          <w:tcPr>
            <w:tcW w:w="2235" w:type="dxa"/>
          </w:tcPr>
          <w:p w14:paraId="7963D538" w14:textId="69B41F5F" w:rsidR="002B1DDD" w:rsidRDefault="003543E4" w:rsidP="00B776F2">
            <w:pPr>
              <w:spacing w:line="360" w:lineRule="auto"/>
              <w:rPr>
                <w:rFonts w:ascii="Times New Roman" w:hAnsi="Times New Roman" w:cs="Times New Roman"/>
                <w:sz w:val="24"/>
                <w:szCs w:val="24"/>
              </w:rPr>
            </w:pPr>
            <w:r w:rsidRPr="002D74BD">
              <w:rPr>
                <w:rFonts w:ascii="Times New Roman" w:hAnsi="Times New Roman" w:cs="Times New Roman"/>
                <w:color w:val="000000" w:themeColor="text1"/>
                <w:sz w:val="24"/>
                <w:szCs w:val="24"/>
              </w:rPr>
              <w:t>For the development of the</w:t>
            </w:r>
            <w:r>
              <w:rPr>
                <w:rFonts w:ascii="Times New Roman" w:hAnsi="Times New Roman" w:cs="Times New Roman"/>
                <w:color w:val="000000" w:themeColor="text1"/>
                <w:sz w:val="24"/>
                <w:szCs w:val="24"/>
              </w:rPr>
              <w:t xml:space="preserve"> </w:t>
            </w:r>
            <w:r w:rsidRPr="002D74BD">
              <w:rPr>
                <w:rFonts w:ascii="Times New Roman" w:hAnsi="Times New Roman" w:cs="Times New Roman"/>
                <w:color w:val="000000" w:themeColor="text1"/>
                <w:sz w:val="24"/>
                <w:szCs w:val="24"/>
              </w:rPr>
              <w:t xml:space="preserve">front end of the project it has been </w:t>
            </w:r>
            <w:r>
              <w:rPr>
                <w:rFonts w:ascii="Times New Roman" w:hAnsi="Times New Roman" w:cs="Times New Roman"/>
                <w:color w:val="000000" w:themeColor="text1"/>
                <w:sz w:val="24"/>
                <w:szCs w:val="24"/>
              </w:rPr>
              <w:t xml:space="preserve">made </w:t>
            </w:r>
            <w:r w:rsidRPr="002D74BD">
              <w:rPr>
                <w:rFonts w:ascii="Times New Roman" w:hAnsi="Times New Roman" w:cs="Times New Roman"/>
                <w:color w:val="000000" w:themeColor="text1"/>
                <w:sz w:val="24"/>
                <w:szCs w:val="24"/>
              </w:rPr>
              <w:t>with HTML, CSS and JS. The back</w:t>
            </w:r>
            <w:r>
              <w:rPr>
                <w:rFonts w:ascii="Times New Roman" w:hAnsi="Times New Roman" w:cs="Times New Roman"/>
                <w:color w:val="000000" w:themeColor="text1"/>
                <w:sz w:val="24"/>
                <w:szCs w:val="24"/>
              </w:rPr>
              <w:t xml:space="preserve"> </w:t>
            </w:r>
            <w:r w:rsidRPr="002D74BD">
              <w:rPr>
                <w:rFonts w:ascii="Times New Roman" w:hAnsi="Times New Roman" w:cs="Times New Roman"/>
                <w:color w:val="000000" w:themeColor="text1"/>
                <w:sz w:val="24"/>
                <w:szCs w:val="24"/>
              </w:rPr>
              <w:t>end has been written in Python Programming</w:t>
            </w:r>
            <w:r>
              <w:rPr>
                <w:rFonts w:ascii="Times New Roman" w:hAnsi="Times New Roman" w:cs="Times New Roman"/>
                <w:color w:val="000000" w:themeColor="text1"/>
                <w:sz w:val="24"/>
                <w:szCs w:val="24"/>
              </w:rPr>
              <w:t xml:space="preserve"> </w:t>
            </w:r>
            <w:r w:rsidRPr="002D74BD">
              <w:rPr>
                <w:rFonts w:ascii="Times New Roman" w:hAnsi="Times New Roman" w:cs="Times New Roman"/>
                <w:color w:val="000000" w:themeColor="text1"/>
                <w:sz w:val="24"/>
                <w:szCs w:val="24"/>
              </w:rPr>
              <w:t>Language</w:t>
            </w:r>
          </w:p>
        </w:tc>
        <w:tc>
          <w:tcPr>
            <w:tcW w:w="1985" w:type="dxa"/>
          </w:tcPr>
          <w:p w14:paraId="240FCA93" w14:textId="2F7011B3" w:rsidR="002B1DDD" w:rsidRDefault="002B1DDD" w:rsidP="00B776F2">
            <w:pPr>
              <w:spacing w:line="360" w:lineRule="auto"/>
              <w:rPr>
                <w:rFonts w:ascii="Times New Roman" w:hAnsi="Times New Roman" w:cs="Times New Roman"/>
                <w:sz w:val="24"/>
                <w:szCs w:val="24"/>
              </w:rPr>
            </w:pPr>
            <w:r>
              <w:rPr>
                <w:rFonts w:ascii="Times New Roman" w:hAnsi="Times New Roman" w:cs="Times New Roman"/>
                <w:sz w:val="24"/>
                <w:szCs w:val="24"/>
              </w:rPr>
              <w:t>With the help of the system one can get access to nearby mechanic and contact them.</w:t>
            </w:r>
          </w:p>
          <w:p w14:paraId="7CAE0CD1" w14:textId="3A2AC806" w:rsidR="002B1DDD" w:rsidRPr="00502AC7" w:rsidRDefault="002B1DDD" w:rsidP="00B776F2">
            <w:pPr>
              <w:spacing w:line="360" w:lineRule="auto"/>
              <w:rPr>
                <w:rFonts w:ascii="Times New Roman" w:hAnsi="Times New Roman" w:cs="Times New Roman"/>
                <w:sz w:val="24"/>
                <w:szCs w:val="24"/>
              </w:rPr>
            </w:pPr>
            <w:r>
              <w:rPr>
                <w:rFonts w:ascii="Times New Roman" w:hAnsi="Times New Roman" w:cs="Times New Roman"/>
                <w:sz w:val="24"/>
                <w:szCs w:val="24"/>
              </w:rPr>
              <w:t>The system is ambiguous</w:t>
            </w:r>
          </w:p>
        </w:tc>
      </w:tr>
      <w:tr w:rsidR="002B1DDD" w:rsidRPr="00730F1B" w14:paraId="02FE6901" w14:textId="77777777" w:rsidTr="003543E4">
        <w:tc>
          <w:tcPr>
            <w:tcW w:w="1549" w:type="dxa"/>
          </w:tcPr>
          <w:p w14:paraId="52C1A282" w14:textId="3D21792A" w:rsidR="002B1DDD" w:rsidRPr="00800B3E" w:rsidRDefault="002B1DDD" w:rsidP="00B776F2">
            <w:pPr>
              <w:spacing w:line="360" w:lineRule="auto"/>
              <w:rPr>
                <w:rFonts w:ascii="Times New Roman" w:hAnsi="Times New Roman" w:cs="Times New Roman"/>
                <w:color w:val="000000" w:themeColor="text1"/>
                <w:sz w:val="24"/>
                <w:szCs w:val="24"/>
              </w:rPr>
            </w:pPr>
            <w:r w:rsidRPr="00F643D8">
              <w:rPr>
                <w:rFonts w:ascii="Times New Roman" w:hAnsi="Times New Roman" w:cs="Times New Roman"/>
                <w:color w:val="000000" w:themeColor="text1"/>
                <w:sz w:val="24"/>
                <w:szCs w:val="24"/>
              </w:rPr>
              <w:t>Elakkiya</w:t>
            </w:r>
            <w:r>
              <w:rPr>
                <w:rFonts w:ascii="Times New Roman" w:hAnsi="Times New Roman" w:cs="Times New Roman"/>
                <w:color w:val="000000" w:themeColor="text1"/>
                <w:sz w:val="24"/>
                <w:szCs w:val="24"/>
              </w:rPr>
              <w:t xml:space="preserve"> and</w:t>
            </w:r>
            <w:r w:rsidRPr="00F643D8">
              <w:rPr>
                <w:rFonts w:ascii="Times New Roman" w:hAnsi="Times New Roman" w:cs="Times New Roman"/>
                <w:color w:val="000000" w:themeColor="text1"/>
                <w:sz w:val="24"/>
                <w:szCs w:val="24"/>
              </w:rPr>
              <w:t xml:space="preserve"> Bavithra</w:t>
            </w:r>
            <w:r>
              <w:rPr>
                <w:rFonts w:ascii="Times New Roman" w:hAnsi="Times New Roman" w:cs="Times New Roman"/>
                <w:color w:val="000000" w:themeColor="text1"/>
                <w:sz w:val="24"/>
                <w:szCs w:val="24"/>
              </w:rPr>
              <w:t xml:space="preserve"> </w:t>
            </w:r>
            <w:r w:rsidRPr="00F643D8">
              <w:rPr>
                <w:rFonts w:ascii="Times New Roman" w:hAnsi="Times New Roman" w:cs="Times New Roman"/>
                <w:color w:val="000000" w:themeColor="text1"/>
                <w:sz w:val="24"/>
                <w:szCs w:val="24"/>
              </w:rPr>
              <w:t xml:space="preserve">(2020). </w:t>
            </w:r>
          </w:p>
        </w:tc>
        <w:tc>
          <w:tcPr>
            <w:tcW w:w="2138" w:type="dxa"/>
          </w:tcPr>
          <w:p w14:paraId="5A48A819" w14:textId="77777777" w:rsidR="002B1DDD" w:rsidRDefault="002B1DDD" w:rsidP="00B776F2">
            <w:pPr>
              <w:spacing w:line="360" w:lineRule="auto"/>
              <w:rPr>
                <w:rFonts w:ascii="Times New Roman" w:hAnsi="Times New Roman" w:cs="Times New Roman"/>
                <w:color w:val="000000" w:themeColor="text1"/>
                <w:sz w:val="24"/>
                <w:szCs w:val="24"/>
              </w:rPr>
            </w:pPr>
            <w:r w:rsidRPr="00F643D8">
              <w:rPr>
                <w:rFonts w:ascii="Times New Roman" w:hAnsi="Times New Roman" w:cs="Times New Roman"/>
                <w:color w:val="000000" w:themeColor="text1"/>
                <w:sz w:val="24"/>
                <w:szCs w:val="24"/>
              </w:rPr>
              <w:t>On Road Vehicle Breakdown Services</w:t>
            </w:r>
          </w:p>
          <w:p w14:paraId="69842A6B" w14:textId="7E081DD1" w:rsidR="002B1DDD" w:rsidRPr="00800B3E" w:rsidRDefault="002B1DDD" w:rsidP="00B776F2">
            <w:pPr>
              <w:spacing w:line="360" w:lineRule="auto"/>
              <w:rPr>
                <w:rFonts w:ascii="Times New Roman" w:hAnsi="Times New Roman" w:cs="Times New Roman"/>
                <w:color w:val="000000" w:themeColor="text1"/>
                <w:sz w:val="24"/>
                <w:szCs w:val="24"/>
              </w:rPr>
            </w:pPr>
          </w:p>
        </w:tc>
        <w:tc>
          <w:tcPr>
            <w:tcW w:w="2584" w:type="dxa"/>
          </w:tcPr>
          <w:p w14:paraId="36C85A9C" w14:textId="7B6ADA37" w:rsidR="002B1DDD" w:rsidRPr="00FA4C98" w:rsidRDefault="002B1DDD" w:rsidP="00FA4C98">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The aim of o</w:t>
            </w:r>
            <w:r w:rsidRPr="000D6DDF">
              <w:rPr>
                <w:rFonts w:ascii="Times New Roman" w:hAnsi="Times New Roman" w:cs="Times New Roman"/>
                <w:color w:val="000000" w:themeColor="text1"/>
                <w:sz w:val="24"/>
                <w:szCs w:val="24"/>
              </w:rPr>
              <w:t>ur app</w:t>
            </w:r>
            <w:r>
              <w:rPr>
                <w:rFonts w:ascii="Times New Roman" w:hAnsi="Times New Roman" w:cs="Times New Roman"/>
                <w:color w:val="000000" w:themeColor="text1"/>
                <w:sz w:val="24"/>
                <w:szCs w:val="24"/>
              </w:rPr>
              <w:t xml:space="preserve"> is to</w:t>
            </w:r>
            <w:r w:rsidRPr="000D6DDF">
              <w:rPr>
                <w:rFonts w:ascii="Times New Roman" w:hAnsi="Times New Roman" w:cs="Times New Roman"/>
                <w:color w:val="000000" w:themeColor="text1"/>
                <w:sz w:val="24"/>
                <w:szCs w:val="24"/>
              </w:rPr>
              <w:t xml:space="preserve"> give information about local locations such as gas stations.</w:t>
            </w:r>
          </w:p>
        </w:tc>
        <w:tc>
          <w:tcPr>
            <w:tcW w:w="2235" w:type="dxa"/>
          </w:tcPr>
          <w:p w14:paraId="0AA7DCF6" w14:textId="77777777" w:rsidR="002B1DDD" w:rsidRPr="00FA4C98" w:rsidRDefault="002B1DDD" w:rsidP="00FA4C98">
            <w:pPr>
              <w:spacing w:line="360" w:lineRule="auto"/>
              <w:rPr>
                <w:rFonts w:ascii="Times New Roman" w:hAnsi="Times New Roman" w:cs="Times New Roman"/>
                <w:sz w:val="24"/>
                <w:szCs w:val="24"/>
              </w:rPr>
            </w:pPr>
          </w:p>
        </w:tc>
        <w:tc>
          <w:tcPr>
            <w:tcW w:w="1985" w:type="dxa"/>
          </w:tcPr>
          <w:p w14:paraId="1732D5DA" w14:textId="05F7B358" w:rsidR="002B1DDD" w:rsidRDefault="002B1DDD" w:rsidP="00FA4C98">
            <w:pPr>
              <w:spacing w:line="360" w:lineRule="auto"/>
              <w:rPr>
                <w:rFonts w:ascii="Times New Roman" w:hAnsi="Times New Roman" w:cs="Times New Roman"/>
                <w:sz w:val="24"/>
                <w:szCs w:val="24"/>
              </w:rPr>
            </w:pPr>
            <w:r w:rsidRPr="00FA4C98">
              <w:rPr>
                <w:rFonts w:ascii="Times New Roman" w:hAnsi="Times New Roman" w:cs="Times New Roman"/>
                <w:sz w:val="24"/>
                <w:szCs w:val="24"/>
              </w:rPr>
              <w:t>Easy to use</w:t>
            </w:r>
            <w:r>
              <w:rPr>
                <w:rFonts w:ascii="Times New Roman" w:hAnsi="Times New Roman" w:cs="Times New Roman"/>
                <w:sz w:val="24"/>
                <w:szCs w:val="24"/>
              </w:rPr>
              <w:t xml:space="preserve"> and p</w:t>
            </w:r>
            <w:r w:rsidRPr="00FA4C98">
              <w:rPr>
                <w:rFonts w:ascii="Times New Roman" w:hAnsi="Times New Roman" w:cs="Times New Roman"/>
                <w:sz w:val="24"/>
                <w:szCs w:val="24"/>
              </w:rPr>
              <w:t>rovides both locations nearby</w:t>
            </w:r>
          </w:p>
          <w:p w14:paraId="0E5C38DF" w14:textId="27969514" w:rsidR="002B1DDD" w:rsidRDefault="002B1DDD" w:rsidP="00FA4C98">
            <w:pPr>
              <w:spacing w:line="360" w:lineRule="auto"/>
              <w:rPr>
                <w:rFonts w:ascii="Times New Roman" w:hAnsi="Times New Roman" w:cs="Times New Roman"/>
                <w:sz w:val="24"/>
                <w:szCs w:val="24"/>
              </w:rPr>
            </w:pPr>
            <w:r>
              <w:rPr>
                <w:rFonts w:ascii="Times New Roman" w:hAnsi="Times New Roman" w:cs="Times New Roman"/>
                <w:sz w:val="24"/>
                <w:szCs w:val="24"/>
              </w:rPr>
              <w:t>It robostness has not been tested in terms of emergency</w:t>
            </w:r>
          </w:p>
        </w:tc>
      </w:tr>
      <w:tr w:rsidR="002B1DDD" w:rsidRPr="00730F1B" w14:paraId="525A358D" w14:textId="77777777" w:rsidTr="003543E4">
        <w:trPr>
          <w:trHeight w:val="2959"/>
        </w:trPr>
        <w:tc>
          <w:tcPr>
            <w:tcW w:w="1549" w:type="dxa"/>
          </w:tcPr>
          <w:p w14:paraId="408D97BC" w14:textId="28760A5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Low and Lukman (2021). </w:t>
            </w:r>
          </w:p>
        </w:tc>
        <w:tc>
          <w:tcPr>
            <w:tcW w:w="2138" w:type="dxa"/>
          </w:tcPr>
          <w:p w14:paraId="7F855B8A" w14:textId="595559DC"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In Campus Location Finder Using Mobile Application.</w:t>
            </w:r>
          </w:p>
        </w:tc>
        <w:tc>
          <w:tcPr>
            <w:tcW w:w="2584" w:type="dxa"/>
          </w:tcPr>
          <w:p w14:paraId="6D1635B5" w14:textId="3C71C97F" w:rsidR="002B1DDD" w:rsidRPr="00730F1B" w:rsidRDefault="00AC0ED1" w:rsidP="00B776F2">
            <w:pPr>
              <w:spacing w:line="360" w:lineRule="auto"/>
              <w:rPr>
                <w:rFonts w:ascii="Times New Roman" w:hAnsi="Times New Roman" w:cs="Times New Roman"/>
                <w:sz w:val="24"/>
                <w:szCs w:val="24"/>
              </w:rPr>
            </w:pPr>
            <w:r>
              <w:rPr>
                <w:rFonts w:ascii="Times New Roman" w:hAnsi="Times New Roman" w:cs="Times New Roman"/>
                <w:sz w:val="24"/>
                <w:szCs w:val="24"/>
              </w:rPr>
              <w:t>The application aim to</w:t>
            </w:r>
            <w:r w:rsidRPr="00730F1B">
              <w:rPr>
                <w:rFonts w:ascii="Times New Roman" w:hAnsi="Times New Roman" w:cs="Times New Roman"/>
                <w:sz w:val="24"/>
                <w:szCs w:val="24"/>
              </w:rPr>
              <w:t xml:space="preserve"> assist visitors and new incoming students by routing them from their current position to their destination utilizing the "U Finder" smartphone application.</w:t>
            </w:r>
          </w:p>
        </w:tc>
        <w:tc>
          <w:tcPr>
            <w:tcW w:w="2235" w:type="dxa"/>
          </w:tcPr>
          <w:p w14:paraId="474D5610" w14:textId="17FBD84C" w:rsidR="002B1DDD" w:rsidRPr="00730F1B" w:rsidRDefault="00AC0ED1" w:rsidP="00B776F2">
            <w:pPr>
              <w:spacing w:line="360" w:lineRule="auto"/>
              <w:rPr>
                <w:rFonts w:ascii="Times New Roman" w:hAnsi="Times New Roman" w:cs="Times New Roman"/>
                <w:sz w:val="24"/>
                <w:szCs w:val="24"/>
              </w:rPr>
            </w:pPr>
            <w:r w:rsidRPr="00730F1B">
              <w:rPr>
                <w:rFonts w:ascii="Times New Roman" w:hAnsi="Times New Roman" w:cs="Times New Roman"/>
                <w:color w:val="000000" w:themeColor="text1"/>
                <w:sz w:val="24"/>
                <w:szCs w:val="24"/>
              </w:rPr>
              <w:t>Thunkable website, Google Drive website, and Adobe Photoshop CC2015 software were all utilized.</w:t>
            </w:r>
          </w:p>
        </w:tc>
        <w:tc>
          <w:tcPr>
            <w:tcW w:w="1985" w:type="dxa"/>
          </w:tcPr>
          <w:p w14:paraId="3A15C248" w14:textId="64D4805D"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researcher achieved its stated objective as the indoor and outdoor navigation was fully effective and functional.</w:t>
            </w:r>
          </w:p>
          <w:p w14:paraId="6FCB1573" w14:textId="77777777" w:rsidR="002B1DDD" w:rsidRPr="00730F1B" w:rsidRDefault="002B1DDD" w:rsidP="00B776F2">
            <w:pPr>
              <w:spacing w:line="360" w:lineRule="auto"/>
              <w:rPr>
                <w:rFonts w:ascii="Times New Roman" w:hAnsi="Times New Roman" w:cs="Times New Roman"/>
                <w:sz w:val="24"/>
                <w:szCs w:val="24"/>
              </w:rPr>
            </w:pPr>
          </w:p>
          <w:p w14:paraId="5D02E00D"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Indoor navigation lacks real-time navigation as it was built with QrCode indoor navigation.</w:t>
            </w:r>
          </w:p>
        </w:tc>
      </w:tr>
      <w:tr w:rsidR="002B1DDD" w:rsidRPr="00730F1B" w14:paraId="2B4252EE" w14:textId="77777777" w:rsidTr="003543E4">
        <w:trPr>
          <w:trHeight w:val="2959"/>
        </w:trPr>
        <w:tc>
          <w:tcPr>
            <w:tcW w:w="1549" w:type="dxa"/>
          </w:tcPr>
          <w:p w14:paraId="69C55277"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lastRenderedPageBreak/>
              <w:t xml:space="preserve">Nadeeshani. (2020). </w:t>
            </w:r>
          </w:p>
        </w:tc>
        <w:tc>
          <w:tcPr>
            <w:tcW w:w="2138" w:type="dxa"/>
          </w:tcPr>
          <w:p w14:paraId="51F97CD1"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On-Road Vehicle Breakdown Assistance.</w:t>
            </w:r>
          </w:p>
          <w:p w14:paraId="1945948B" w14:textId="45D90DD9" w:rsidR="002B1DDD" w:rsidRPr="00730F1B" w:rsidRDefault="002B1DDD" w:rsidP="00B776F2">
            <w:pPr>
              <w:spacing w:line="360" w:lineRule="auto"/>
              <w:rPr>
                <w:rFonts w:ascii="Times New Roman" w:hAnsi="Times New Roman" w:cs="Times New Roman"/>
                <w:sz w:val="24"/>
                <w:szCs w:val="24"/>
              </w:rPr>
            </w:pPr>
          </w:p>
        </w:tc>
        <w:tc>
          <w:tcPr>
            <w:tcW w:w="2584" w:type="dxa"/>
          </w:tcPr>
          <w:p w14:paraId="03F2488D" w14:textId="71993B5B"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This article is primarily meant to minimize the amount of time drivers spend waiting. Most drivers endure difficulties on the road due to car breakdowns</w:t>
            </w:r>
          </w:p>
        </w:tc>
        <w:tc>
          <w:tcPr>
            <w:tcW w:w="2235" w:type="dxa"/>
          </w:tcPr>
          <w:p w14:paraId="70E72559" w14:textId="54EA8412" w:rsidR="002B1DDD" w:rsidRPr="00730F1B" w:rsidRDefault="003543E4" w:rsidP="00B776F2">
            <w:pPr>
              <w:spacing w:line="360" w:lineRule="auto"/>
              <w:rPr>
                <w:rFonts w:ascii="Times New Roman" w:hAnsi="Times New Roman" w:cs="Times New Roman"/>
                <w:sz w:val="24"/>
                <w:szCs w:val="24"/>
              </w:rPr>
            </w:pPr>
            <w:r w:rsidRPr="00730F1B">
              <w:rPr>
                <w:rFonts w:ascii="Times New Roman" w:hAnsi="Times New Roman" w:cs="Times New Roman"/>
                <w:color w:val="000000" w:themeColor="text1"/>
                <w:sz w:val="24"/>
                <w:szCs w:val="24"/>
              </w:rPr>
              <w:t>Android Studio handles all UI development and implementation</w:t>
            </w:r>
            <w:r>
              <w:rPr>
                <w:rFonts w:ascii="Times New Roman" w:hAnsi="Times New Roman" w:cs="Times New Roman"/>
                <w:color w:val="000000" w:themeColor="text1"/>
                <w:sz w:val="24"/>
                <w:szCs w:val="24"/>
              </w:rPr>
              <w:t xml:space="preserve">, while Firebase was </w:t>
            </w:r>
            <w:r w:rsidRPr="00730F1B">
              <w:rPr>
                <w:rFonts w:ascii="Times New Roman" w:hAnsi="Times New Roman" w:cs="Times New Roman"/>
                <w:color w:val="000000" w:themeColor="text1"/>
                <w:sz w:val="24"/>
                <w:szCs w:val="24"/>
              </w:rPr>
              <w:t>used for real-time databases.</w:t>
            </w:r>
          </w:p>
        </w:tc>
        <w:tc>
          <w:tcPr>
            <w:tcW w:w="1985" w:type="dxa"/>
          </w:tcPr>
          <w:p w14:paraId="1D60532B" w14:textId="7CEB7B53"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There is a chat platform where users and mechanics may communicate. </w:t>
            </w:r>
          </w:p>
          <w:p w14:paraId="136354B7" w14:textId="77777777" w:rsidR="002B1DDD" w:rsidRPr="00730F1B" w:rsidRDefault="002B1DDD" w:rsidP="00B776F2">
            <w:pPr>
              <w:spacing w:line="360" w:lineRule="auto"/>
              <w:rPr>
                <w:rFonts w:ascii="Times New Roman" w:hAnsi="Times New Roman" w:cs="Times New Roman"/>
                <w:sz w:val="24"/>
                <w:szCs w:val="24"/>
              </w:rPr>
            </w:pPr>
          </w:p>
          <w:p w14:paraId="64B5BDE1"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application lacks integration of a payment gateway.</w:t>
            </w:r>
          </w:p>
        </w:tc>
      </w:tr>
      <w:tr w:rsidR="002B1DDD" w:rsidRPr="00730F1B" w14:paraId="5718A3E7" w14:textId="77777777" w:rsidTr="003543E4">
        <w:trPr>
          <w:trHeight w:val="2959"/>
        </w:trPr>
        <w:tc>
          <w:tcPr>
            <w:tcW w:w="1549" w:type="dxa"/>
          </w:tcPr>
          <w:p w14:paraId="2A744768"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Adeosun and Melike (2021). </w:t>
            </w:r>
          </w:p>
        </w:tc>
        <w:tc>
          <w:tcPr>
            <w:tcW w:w="2138" w:type="dxa"/>
          </w:tcPr>
          <w:p w14:paraId="49E43D8B"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Location Finder Mobile Application using Android and Google Spreadsheets</w:t>
            </w:r>
          </w:p>
          <w:p w14:paraId="7DA91872" w14:textId="75AE7C76" w:rsidR="002B1DDD" w:rsidRPr="00730F1B" w:rsidRDefault="002B1DDD" w:rsidP="00B776F2">
            <w:pPr>
              <w:spacing w:line="360" w:lineRule="auto"/>
              <w:rPr>
                <w:rFonts w:ascii="Times New Roman" w:hAnsi="Times New Roman" w:cs="Times New Roman"/>
                <w:sz w:val="24"/>
                <w:szCs w:val="24"/>
              </w:rPr>
            </w:pPr>
          </w:p>
        </w:tc>
        <w:tc>
          <w:tcPr>
            <w:tcW w:w="2584" w:type="dxa"/>
          </w:tcPr>
          <w:p w14:paraId="2B9CD897" w14:textId="41E9A73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In this research, the researchers offer Location Finder, a mobile Web application that allows users to explore their surroundings by exploiting contexts that are significant to them</w:t>
            </w:r>
          </w:p>
        </w:tc>
        <w:tc>
          <w:tcPr>
            <w:tcW w:w="2235" w:type="dxa"/>
          </w:tcPr>
          <w:p w14:paraId="3F5B5186" w14:textId="2BBBCF2E" w:rsidR="002B1DDD" w:rsidRPr="00730F1B" w:rsidRDefault="00164E7D" w:rsidP="00B776F2">
            <w:pPr>
              <w:spacing w:line="360" w:lineRule="auto"/>
              <w:rPr>
                <w:rFonts w:ascii="Times New Roman" w:hAnsi="Times New Roman" w:cs="Times New Roman"/>
                <w:sz w:val="24"/>
                <w:szCs w:val="24"/>
              </w:rPr>
            </w:pPr>
            <w:r w:rsidRPr="00730F1B">
              <w:rPr>
                <w:rFonts w:ascii="Times New Roman" w:hAnsi="Times New Roman" w:cs="Times New Roman"/>
                <w:color w:val="000000" w:themeColor="text1"/>
                <w:sz w:val="24"/>
                <w:szCs w:val="24"/>
              </w:rPr>
              <w:t>Java with Android Studio and an online Google Spreadsheet.</w:t>
            </w:r>
          </w:p>
        </w:tc>
        <w:tc>
          <w:tcPr>
            <w:tcW w:w="1985" w:type="dxa"/>
          </w:tcPr>
          <w:p w14:paraId="5B1BD09D" w14:textId="6E90AD75"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A new location is automatically identified with a fast response time.</w:t>
            </w:r>
          </w:p>
          <w:p w14:paraId="551EF2F9" w14:textId="77777777" w:rsidR="002B1DDD" w:rsidRPr="00730F1B" w:rsidRDefault="002B1DDD" w:rsidP="00B776F2">
            <w:pPr>
              <w:spacing w:line="360" w:lineRule="auto"/>
              <w:rPr>
                <w:rFonts w:ascii="Times New Roman" w:hAnsi="Times New Roman" w:cs="Times New Roman"/>
                <w:sz w:val="24"/>
                <w:szCs w:val="24"/>
              </w:rPr>
            </w:pPr>
          </w:p>
          <w:p w14:paraId="10EFB5A8" w14:textId="55A5A957" w:rsidR="002B1DDD" w:rsidRPr="00730F1B" w:rsidRDefault="002B1DDD" w:rsidP="00FA4C98">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Restricted to android mobile users only, and it </w:t>
            </w:r>
            <w:r w:rsidRPr="00730F1B">
              <w:rPr>
                <w:rFonts w:ascii="Times New Roman" w:hAnsi="Times New Roman" w:cs="Times New Roman"/>
                <w:sz w:val="24"/>
                <w:szCs w:val="24"/>
              </w:rPr>
              <w:lastRenderedPageBreak/>
              <w:t>has a high maintenance cos</w:t>
            </w:r>
            <w:r>
              <w:rPr>
                <w:rFonts w:ascii="Times New Roman" w:hAnsi="Times New Roman" w:cs="Times New Roman"/>
                <w:sz w:val="24"/>
                <w:szCs w:val="24"/>
              </w:rPr>
              <w:t>t</w:t>
            </w:r>
          </w:p>
        </w:tc>
      </w:tr>
      <w:tr w:rsidR="002B1DDD" w:rsidRPr="00730F1B" w14:paraId="6C9FA095" w14:textId="77777777" w:rsidTr="003543E4">
        <w:trPr>
          <w:trHeight w:val="2959"/>
        </w:trPr>
        <w:tc>
          <w:tcPr>
            <w:tcW w:w="1549" w:type="dxa"/>
          </w:tcPr>
          <w:p w14:paraId="6754C5C2"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lastRenderedPageBreak/>
              <w:t xml:space="preserve">Wei Chuan et al. (2017) </w:t>
            </w:r>
          </w:p>
        </w:tc>
        <w:tc>
          <w:tcPr>
            <w:tcW w:w="2138" w:type="dxa"/>
          </w:tcPr>
          <w:p w14:paraId="3A339272"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Batu Pahat Car Workshops Finder.</w:t>
            </w:r>
          </w:p>
          <w:p w14:paraId="19C663A4" w14:textId="16429E44" w:rsidR="002B1DDD" w:rsidRPr="00730F1B" w:rsidRDefault="002B1DDD" w:rsidP="00B776F2">
            <w:pPr>
              <w:spacing w:line="360" w:lineRule="auto"/>
              <w:rPr>
                <w:rFonts w:ascii="Times New Roman" w:hAnsi="Times New Roman" w:cs="Times New Roman"/>
                <w:sz w:val="24"/>
                <w:szCs w:val="24"/>
              </w:rPr>
            </w:pPr>
          </w:p>
        </w:tc>
        <w:tc>
          <w:tcPr>
            <w:tcW w:w="2584" w:type="dxa"/>
          </w:tcPr>
          <w:p w14:paraId="64E584B9" w14:textId="5421A05F" w:rsidR="002B1DDD"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proposed concept is to provide a real-time platform for detecting and tracking neighboring car workshops using GPS-enabled mobile phones. It is referred to as Batu Pahat Car</w:t>
            </w:r>
          </w:p>
          <w:p w14:paraId="6A20F23A" w14:textId="77777777" w:rsidR="002B1DDD" w:rsidRPr="00A339D5" w:rsidRDefault="002B1DDD" w:rsidP="00A339D5">
            <w:pPr>
              <w:rPr>
                <w:rFonts w:ascii="Times New Roman" w:hAnsi="Times New Roman" w:cs="Times New Roman"/>
                <w:sz w:val="24"/>
                <w:szCs w:val="24"/>
              </w:rPr>
            </w:pPr>
          </w:p>
        </w:tc>
        <w:tc>
          <w:tcPr>
            <w:tcW w:w="2235" w:type="dxa"/>
          </w:tcPr>
          <w:p w14:paraId="6F5B6C79" w14:textId="1D584E4C" w:rsidR="002B1DDD" w:rsidRPr="00730F1B" w:rsidRDefault="005A29B0" w:rsidP="00B776F2">
            <w:pPr>
              <w:spacing w:line="360" w:lineRule="auto"/>
              <w:rPr>
                <w:rFonts w:ascii="Times New Roman" w:hAnsi="Times New Roman" w:cs="Times New Roman"/>
                <w:sz w:val="24"/>
                <w:szCs w:val="24"/>
              </w:rPr>
            </w:pPr>
            <w:r w:rsidRPr="00730F1B">
              <w:rPr>
                <w:rFonts w:ascii="Times New Roman" w:hAnsi="Times New Roman" w:cs="Times New Roman"/>
                <w:color w:val="000000" w:themeColor="text1"/>
                <w:sz w:val="24"/>
                <w:szCs w:val="24"/>
              </w:rPr>
              <w:t>Java programming language is utilized in Android Studio, while Firebase is used for database storage</w:t>
            </w:r>
          </w:p>
        </w:tc>
        <w:tc>
          <w:tcPr>
            <w:tcW w:w="1985" w:type="dxa"/>
          </w:tcPr>
          <w:p w14:paraId="6AE94F5C" w14:textId="2D534A70"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developed application can assist users in locating the nearest vehicle workshops.</w:t>
            </w:r>
          </w:p>
          <w:p w14:paraId="139672E3" w14:textId="77777777" w:rsidR="002B1DDD" w:rsidRPr="00730F1B" w:rsidRDefault="002B1DDD" w:rsidP="00B776F2">
            <w:pPr>
              <w:spacing w:line="360" w:lineRule="auto"/>
              <w:rPr>
                <w:rFonts w:ascii="Times New Roman" w:hAnsi="Times New Roman" w:cs="Times New Roman"/>
                <w:sz w:val="24"/>
                <w:szCs w:val="24"/>
              </w:rPr>
            </w:pPr>
          </w:p>
          <w:p w14:paraId="0DC228B0"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GPS navigation needs improvement</w:t>
            </w:r>
          </w:p>
        </w:tc>
      </w:tr>
      <w:tr w:rsidR="002B1DDD" w:rsidRPr="00730F1B" w14:paraId="5385A24B" w14:textId="77777777" w:rsidTr="003543E4">
        <w:trPr>
          <w:trHeight w:val="2959"/>
        </w:trPr>
        <w:tc>
          <w:tcPr>
            <w:tcW w:w="1549" w:type="dxa"/>
          </w:tcPr>
          <w:p w14:paraId="42E05A42"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Shwethashree et al. (2019). </w:t>
            </w:r>
          </w:p>
        </w:tc>
        <w:tc>
          <w:tcPr>
            <w:tcW w:w="2138" w:type="dxa"/>
          </w:tcPr>
          <w:p w14:paraId="33F35FA2"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Android-based Library Book Availability and Location Finder</w:t>
            </w:r>
          </w:p>
          <w:p w14:paraId="500A4C96" w14:textId="3EAA172D" w:rsidR="002B1DDD" w:rsidRPr="00730F1B" w:rsidRDefault="002B1DDD" w:rsidP="00B776F2">
            <w:pPr>
              <w:spacing w:line="360" w:lineRule="auto"/>
              <w:rPr>
                <w:rFonts w:ascii="Times New Roman" w:hAnsi="Times New Roman" w:cs="Times New Roman"/>
                <w:sz w:val="24"/>
                <w:szCs w:val="24"/>
              </w:rPr>
            </w:pPr>
          </w:p>
        </w:tc>
        <w:tc>
          <w:tcPr>
            <w:tcW w:w="2584" w:type="dxa"/>
          </w:tcPr>
          <w:p w14:paraId="5C905794" w14:textId="2588738C"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 xml:space="preserve">To search for a certain book, this system employs an Android application that produces a </w:t>
            </w:r>
            <w:r>
              <w:rPr>
                <w:rFonts w:ascii="Times New Roman" w:hAnsi="Times New Roman" w:cs="Times New Roman"/>
                <w:sz w:val="24"/>
                <w:szCs w:val="24"/>
              </w:rPr>
              <w:t>user-interactive</w:t>
            </w:r>
            <w:r w:rsidRPr="00730F1B">
              <w:rPr>
                <w:rFonts w:ascii="Times New Roman" w:hAnsi="Times New Roman" w:cs="Times New Roman"/>
                <w:sz w:val="24"/>
                <w:szCs w:val="24"/>
              </w:rPr>
              <w:t xml:space="preserve"> interface with the library's database.</w:t>
            </w:r>
          </w:p>
        </w:tc>
        <w:tc>
          <w:tcPr>
            <w:tcW w:w="2235" w:type="dxa"/>
          </w:tcPr>
          <w:p w14:paraId="12F57F0C" w14:textId="77777777" w:rsidR="002B1DDD" w:rsidRPr="00730F1B" w:rsidRDefault="002B1DDD" w:rsidP="00B776F2">
            <w:pPr>
              <w:spacing w:line="360" w:lineRule="auto"/>
              <w:rPr>
                <w:rFonts w:ascii="Times New Roman" w:hAnsi="Times New Roman" w:cs="Times New Roman"/>
                <w:sz w:val="24"/>
                <w:szCs w:val="24"/>
              </w:rPr>
            </w:pPr>
          </w:p>
        </w:tc>
        <w:tc>
          <w:tcPr>
            <w:tcW w:w="1985" w:type="dxa"/>
          </w:tcPr>
          <w:p w14:paraId="362906E3" w14:textId="215D4A3B"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It even reveals the availability of the book before searching, which saves a significant amount of time.</w:t>
            </w:r>
          </w:p>
          <w:p w14:paraId="5EF9F79F" w14:textId="77777777" w:rsidR="002B1DDD" w:rsidRPr="00730F1B" w:rsidRDefault="002B1DDD" w:rsidP="00B776F2">
            <w:pPr>
              <w:spacing w:line="360" w:lineRule="auto"/>
              <w:rPr>
                <w:rFonts w:ascii="Times New Roman" w:hAnsi="Times New Roman" w:cs="Times New Roman"/>
                <w:sz w:val="24"/>
                <w:szCs w:val="24"/>
              </w:rPr>
            </w:pPr>
          </w:p>
          <w:p w14:paraId="369D81B4" w14:textId="77777777" w:rsidR="002B1DDD" w:rsidRPr="00730F1B" w:rsidRDefault="002B1DDD" w:rsidP="00B776F2">
            <w:pPr>
              <w:spacing w:line="360" w:lineRule="auto"/>
              <w:rPr>
                <w:rFonts w:ascii="Times New Roman" w:hAnsi="Times New Roman" w:cs="Times New Roman"/>
                <w:sz w:val="24"/>
                <w:szCs w:val="24"/>
              </w:rPr>
            </w:pPr>
            <w:r w:rsidRPr="00730F1B">
              <w:rPr>
                <w:rFonts w:ascii="Times New Roman" w:hAnsi="Times New Roman" w:cs="Times New Roman"/>
                <w:sz w:val="24"/>
                <w:szCs w:val="24"/>
              </w:rPr>
              <w:t>The user interface is too colourful.</w:t>
            </w:r>
          </w:p>
        </w:tc>
      </w:tr>
    </w:tbl>
    <w:p w14:paraId="2D34936D" w14:textId="77777777" w:rsidR="00D30B77" w:rsidRDefault="00D30B77" w:rsidP="006250F7">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48AFF129" w14:textId="2BEAC570" w:rsidR="006250F7" w:rsidRDefault="006250F7" w:rsidP="006250F7">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730F1B">
        <w:rPr>
          <w:rFonts w:ascii="Times New Roman" w:eastAsia="Calibri" w:hAnsi="Times New Roman" w:cs="Times New Roman"/>
          <w:b/>
          <w:bCs/>
          <w:color w:val="000000"/>
          <w:sz w:val="24"/>
          <w:szCs w:val="24"/>
          <w:lang w:val="en-GB" w:eastAsia="en-GB"/>
        </w:rPr>
        <w:lastRenderedPageBreak/>
        <w:t>2.</w:t>
      </w:r>
      <w:r w:rsidR="00D40351">
        <w:rPr>
          <w:rFonts w:ascii="Times New Roman" w:eastAsia="Calibri" w:hAnsi="Times New Roman" w:cs="Times New Roman"/>
          <w:b/>
          <w:bCs/>
          <w:color w:val="000000"/>
          <w:sz w:val="24"/>
          <w:szCs w:val="24"/>
          <w:lang w:val="en-GB" w:eastAsia="en-GB"/>
        </w:rPr>
        <w:t>6</w:t>
      </w:r>
      <w:r w:rsidR="004F0354">
        <w:rPr>
          <w:rFonts w:ascii="Times New Roman" w:eastAsia="Calibri" w:hAnsi="Times New Roman" w:cs="Times New Roman"/>
          <w:b/>
          <w:bCs/>
          <w:color w:val="000000"/>
          <w:sz w:val="24"/>
          <w:szCs w:val="24"/>
          <w:lang w:val="en-GB" w:eastAsia="en-GB"/>
        </w:rPr>
        <w:t xml:space="preserve"> </w:t>
      </w:r>
      <w:r w:rsidRPr="00730F1B">
        <w:rPr>
          <w:rFonts w:ascii="Times New Roman" w:eastAsia="Calibri" w:hAnsi="Times New Roman" w:cs="Times New Roman"/>
          <w:b/>
          <w:bCs/>
          <w:color w:val="000000"/>
          <w:sz w:val="24"/>
          <w:szCs w:val="24"/>
          <w:lang w:val="en-GB" w:eastAsia="en-GB"/>
        </w:rPr>
        <w:t>Analysis of the Current System</w:t>
      </w:r>
    </w:p>
    <w:p w14:paraId="1BC02CF4" w14:textId="77777777" w:rsidR="00C51D4E" w:rsidRPr="00C51D4E" w:rsidRDefault="00C51D4E" w:rsidP="00C51D4E">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C51D4E">
        <w:rPr>
          <w:rFonts w:ascii="Times New Roman" w:eastAsia="Calibri" w:hAnsi="Times New Roman" w:cs="Times New Roman"/>
          <w:color w:val="000000"/>
          <w:sz w:val="24"/>
          <w:szCs w:val="24"/>
          <w:lang w:val="en-GB" w:eastAsia="en-GB"/>
        </w:rPr>
        <w:t>The current on-road breakdown assistance system has been in place for several years and is mainly operated through call centers or helplines. When a driver experiences a breakdown, they typically contact the breakdown assistance service via phone. The operator then records the location, nature of the breakdown, and relevant details of the vehicle. After that, a service vehicle is dispatched to the breakdown location to provide assistance.</w:t>
      </w:r>
    </w:p>
    <w:p w14:paraId="4D646E6E" w14:textId="77777777" w:rsidR="00C51D4E" w:rsidRPr="00C51D4E" w:rsidRDefault="00C51D4E" w:rsidP="00C51D4E">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C51D4E">
        <w:rPr>
          <w:rFonts w:ascii="Times New Roman" w:eastAsia="Calibri" w:hAnsi="Times New Roman" w:cs="Times New Roman"/>
          <w:color w:val="000000"/>
          <w:sz w:val="24"/>
          <w:szCs w:val="24"/>
          <w:lang w:val="en-GB" w:eastAsia="en-GB"/>
        </w:rPr>
        <w:t>However, this system has several limitations. Firstly, the reliance on phone calls can lead to delays in communication and response times, especially in areas with poor network coverage or during peak traffic hours. Secondly, pinpointing the exact location of the breakdown can be challenging, causing further delays in dispatching the assistance vehicle. Additionally, the manual nature of the process can result in errors in recording information or dispatching appropriate help.</w:t>
      </w:r>
    </w:p>
    <w:p w14:paraId="20ED3D91" w14:textId="77777777" w:rsidR="00C51D4E" w:rsidRPr="00C51D4E" w:rsidRDefault="00C51D4E" w:rsidP="00C51D4E">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p>
    <w:p w14:paraId="0658D308" w14:textId="22B9CA9C" w:rsidR="006250F7" w:rsidRDefault="006250F7" w:rsidP="006250F7">
      <w:pPr>
        <w:spacing w:line="360" w:lineRule="auto"/>
        <w:jc w:val="both"/>
        <w:rPr>
          <w:rFonts w:ascii="Times New Roman" w:hAnsi="Times New Roman" w:cs="Times New Roman"/>
          <w:b/>
          <w:bCs/>
          <w:color w:val="000000" w:themeColor="text1"/>
          <w:sz w:val="24"/>
          <w:szCs w:val="24"/>
        </w:rPr>
      </w:pPr>
      <w:r w:rsidRPr="00730F1B">
        <w:rPr>
          <w:rFonts w:ascii="Times New Roman" w:hAnsi="Times New Roman" w:cs="Times New Roman"/>
          <w:b/>
          <w:bCs/>
          <w:color w:val="000000" w:themeColor="text1"/>
          <w:sz w:val="24"/>
          <w:szCs w:val="24"/>
        </w:rPr>
        <w:t>2.</w:t>
      </w:r>
      <w:r w:rsidR="00D40351">
        <w:rPr>
          <w:rFonts w:ascii="Times New Roman" w:hAnsi="Times New Roman" w:cs="Times New Roman"/>
          <w:b/>
          <w:bCs/>
          <w:color w:val="000000" w:themeColor="text1"/>
          <w:sz w:val="24"/>
          <w:szCs w:val="24"/>
        </w:rPr>
        <w:t>6</w:t>
      </w:r>
      <w:r w:rsidRPr="00730F1B">
        <w:rPr>
          <w:rFonts w:ascii="Times New Roman" w:hAnsi="Times New Roman" w:cs="Times New Roman"/>
          <w:b/>
          <w:bCs/>
          <w:color w:val="000000" w:themeColor="text1"/>
          <w:sz w:val="24"/>
          <w:szCs w:val="24"/>
        </w:rPr>
        <w:t>.1</w:t>
      </w:r>
      <w:r w:rsidR="004F0354">
        <w:rPr>
          <w:rFonts w:ascii="Times New Roman" w:hAnsi="Times New Roman" w:cs="Times New Roman"/>
          <w:b/>
          <w:bCs/>
          <w:color w:val="000000" w:themeColor="text1"/>
          <w:sz w:val="24"/>
          <w:szCs w:val="24"/>
        </w:rPr>
        <w:t xml:space="preserve"> </w:t>
      </w:r>
      <w:r w:rsidRPr="00730F1B">
        <w:rPr>
          <w:rFonts w:ascii="Times New Roman" w:hAnsi="Times New Roman" w:cs="Times New Roman"/>
          <w:b/>
          <w:bCs/>
          <w:color w:val="000000" w:themeColor="text1"/>
          <w:sz w:val="24"/>
          <w:szCs w:val="24"/>
        </w:rPr>
        <w:t>Problem Inherent in</w:t>
      </w:r>
      <w:r w:rsidRPr="00730F1B">
        <w:rPr>
          <w:rFonts w:ascii="Times New Roman" w:hAnsi="Times New Roman" w:cs="Times New Roman"/>
          <w:color w:val="000000" w:themeColor="text1"/>
          <w:sz w:val="24"/>
          <w:szCs w:val="24"/>
        </w:rPr>
        <w:t xml:space="preserve"> </w:t>
      </w:r>
      <w:r w:rsidRPr="00730F1B">
        <w:rPr>
          <w:rFonts w:ascii="Times New Roman" w:hAnsi="Times New Roman" w:cs="Times New Roman"/>
          <w:b/>
          <w:bCs/>
          <w:color w:val="000000" w:themeColor="text1"/>
          <w:sz w:val="24"/>
          <w:szCs w:val="24"/>
        </w:rPr>
        <w:t>the Current System</w:t>
      </w:r>
    </w:p>
    <w:p w14:paraId="4D8674A7" w14:textId="77777777" w:rsidR="00C02E01" w:rsidRPr="00C02E01" w:rsidRDefault="00C02E01" w:rsidP="00C02E01">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C02E01">
        <w:rPr>
          <w:rFonts w:ascii="Times New Roman" w:eastAsia="Calibri" w:hAnsi="Times New Roman" w:cs="Times New Roman"/>
          <w:color w:val="000000"/>
          <w:sz w:val="24"/>
          <w:szCs w:val="24"/>
          <w:lang w:val="en-GB" w:eastAsia="en-GB"/>
        </w:rPr>
        <w:t>The key problem with the current on-road breakdown assistance system is its inefficiency and lack of real-time tracking capabilities. The reliance on phone calls for reporting breakdowns and the manual recording of information can lead to delays in providing prompt assistance to stranded drivers. Furthermore, there is no direct way to determine the location of the breakdown, which can hinder the quick dispatch of assistance vehicles. These inefficiencies may result in extended waiting times for drivers in distress, potentially exposing them to hazardous conditions and exacerbating traffic congestion.</w:t>
      </w:r>
    </w:p>
    <w:p w14:paraId="447838F1" w14:textId="762A4158" w:rsidR="006250F7" w:rsidRDefault="006250F7" w:rsidP="006250F7">
      <w:p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730F1B">
        <w:rPr>
          <w:rFonts w:ascii="Times New Roman" w:eastAsia="Calibri" w:hAnsi="Times New Roman" w:cs="Times New Roman"/>
          <w:b/>
          <w:bCs/>
          <w:color w:val="000000"/>
          <w:sz w:val="24"/>
          <w:szCs w:val="24"/>
          <w:lang w:val="en-GB" w:eastAsia="en-GB"/>
        </w:rPr>
        <w:t>2.</w:t>
      </w:r>
      <w:r w:rsidR="00D40351">
        <w:rPr>
          <w:rFonts w:ascii="Times New Roman" w:eastAsia="Calibri" w:hAnsi="Times New Roman" w:cs="Times New Roman"/>
          <w:b/>
          <w:bCs/>
          <w:color w:val="000000"/>
          <w:sz w:val="24"/>
          <w:szCs w:val="24"/>
          <w:lang w:val="en-GB" w:eastAsia="en-GB"/>
        </w:rPr>
        <w:t>6</w:t>
      </w:r>
      <w:r w:rsidRPr="00730F1B">
        <w:rPr>
          <w:rFonts w:ascii="Times New Roman" w:eastAsia="Calibri" w:hAnsi="Times New Roman" w:cs="Times New Roman"/>
          <w:b/>
          <w:bCs/>
          <w:color w:val="000000"/>
          <w:sz w:val="24"/>
          <w:szCs w:val="24"/>
          <w:lang w:val="en-GB" w:eastAsia="en-GB"/>
        </w:rPr>
        <w:t>.</w:t>
      </w:r>
      <w:r w:rsidR="00D40351">
        <w:rPr>
          <w:rFonts w:ascii="Times New Roman" w:eastAsia="Calibri" w:hAnsi="Times New Roman" w:cs="Times New Roman"/>
          <w:b/>
          <w:bCs/>
          <w:color w:val="000000"/>
          <w:sz w:val="24"/>
          <w:szCs w:val="24"/>
          <w:lang w:val="en-GB" w:eastAsia="en-GB"/>
        </w:rPr>
        <w:t>2</w:t>
      </w:r>
      <w:r w:rsidR="004F0354">
        <w:rPr>
          <w:rFonts w:ascii="Times New Roman" w:eastAsia="Calibri" w:hAnsi="Times New Roman" w:cs="Times New Roman"/>
          <w:b/>
          <w:bCs/>
          <w:color w:val="000000"/>
          <w:sz w:val="24"/>
          <w:szCs w:val="24"/>
          <w:lang w:val="en-GB" w:eastAsia="en-GB"/>
        </w:rPr>
        <w:t xml:space="preserve"> </w:t>
      </w:r>
      <w:r w:rsidRPr="00730F1B">
        <w:rPr>
          <w:rFonts w:ascii="Times New Roman" w:eastAsia="Calibri" w:hAnsi="Times New Roman" w:cs="Times New Roman"/>
          <w:b/>
          <w:bCs/>
          <w:color w:val="000000"/>
          <w:sz w:val="24"/>
          <w:szCs w:val="24"/>
          <w:lang w:val="en-GB" w:eastAsia="en-GB"/>
        </w:rPr>
        <w:t>Advantages of the New Proposed System</w:t>
      </w:r>
    </w:p>
    <w:p w14:paraId="5748F9E5" w14:textId="6DD94A97" w:rsidR="00C02E01" w:rsidRPr="00945829" w:rsidRDefault="00C02E01" w:rsidP="006250F7">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C02E01">
        <w:rPr>
          <w:rFonts w:ascii="Times New Roman" w:eastAsia="Calibri" w:hAnsi="Times New Roman" w:cs="Times New Roman"/>
          <w:color w:val="000000"/>
          <w:sz w:val="24"/>
          <w:szCs w:val="24"/>
          <w:lang w:val="en-GB" w:eastAsia="en-GB"/>
        </w:rPr>
        <w:t>The proposed on-road breakdown assistance system seeks to overcome the limitations of the current system by leveraging advanced technologies and real-time tracking capabilities. The key advantages of the new system are as follows:</w:t>
      </w:r>
    </w:p>
    <w:p w14:paraId="532D4C04" w14:textId="77777777" w:rsidR="006250F7" w:rsidRPr="00730F1B" w:rsidRDefault="006250F7" w:rsidP="006250F7">
      <w:pPr>
        <w:widowControl w:val="0"/>
        <w:numPr>
          <w:ilvl w:val="0"/>
          <w:numId w:val="8"/>
        </w:numPr>
        <w:spacing w:after="160" w:line="360" w:lineRule="auto"/>
        <w:contextualSpacing/>
        <w:jc w:val="both"/>
        <w:rPr>
          <w:rFonts w:ascii="Times New Roman" w:eastAsia="Calibri" w:hAnsi="Times New Roman" w:cs="Times New Roman"/>
          <w:color w:val="000000" w:themeColor="text1"/>
          <w:kern w:val="2"/>
          <w:sz w:val="24"/>
          <w:szCs w:val="24"/>
          <w:lang w:val="en-GB" w:eastAsia="en-GB"/>
        </w:rPr>
      </w:pPr>
      <w:r w:rsidRPr="00730F1B">
        <w:rPr>
          <w:rFonts w:ascii="Times New Roman" w:eastAsia="Calibri" w:hAnsi="Times New Roman" w:cs="Times New Roman"/>
          <w:b/>
          <w:bCs/>
          <w:color w:val="000000" w:themeColor="text1"/>
          <w:kern w:val="2"/>
          <w:sz w:val="24"/>
          <w:szCs w:val="24"/>
          <w:lang w:val="en-GB" w:eastAsia="en-GB"/>
        </w:rPr>
        <w:t>Real-time information</w:t>
      </w:r>
      <w:r w:rsidRPr="00730F1B">
        <w:rPr>
          <w:rFonts w:ascii="Times New Roman" w:eastAsia="Calibri" w:hAnsi="Times New Roman" w:cs="Times New Roman"/>
          <w:color w:val="000000" w:themeColor="text1"/>
          <w:kern w:val="2"/>
          <w:sz w:val="24"/>
          <w:szCs w:val="24"/>
          <w:lang w:val="en-GB" w:eastAsia="en-GB"/>
        </w:rPr>
        <w:t>: The proposed system can provide students with real-time information about their location and the fastest route to their destination, ensuring that they always have up-to-date and accurate information.</w:t>
      </w:r>
    </w:p>
    <w:p w14:paraId="0BCA26D3" w14:textId="7C112CAC" w:rsidR="006250F7" w:rsidRPr="00730F1B" w:rsidRDefault="006250F7" w:rsidP="006250F7">
      <w:pPr>
        <w:widowControl w:val="0"/>
        <w:numPr>
          <w:ilvl w:val="0"/>
          <w:numId w:val="8"/>
        </w:numPr>
        <w:spacing w:after="160" w:line="360" w:lineRule="auto"/>
        <w:contextualSpacing/>
        <w:jc w:val="both"/>
        <w:rPr>
          <w:rFonts w:ascii="Times New Roman" w:eastAsia="Calibri" w:hAnsi="Times New Roman" w:cs="Times New Roman"/>
          <w:color w:val="000000" w:themeColor="text1"/>
          <w:kern w:val="2"/>
          <w:sz w:val="24"/>
          <w:szCs w:val="24"/>
          <w:lang w:val="en-GB" w:eastAsia="en-GB"/>
        </w:rPr>
      </w:pPr>
      <w:r w:rsidRPr="00730F1B">
        <w:rPr>
          <w:rFonts w:ascii="Times New Roman" w:eastAsia="Calibri" w:hAnsi="Times New Roman" w:cs="Times New Roman"/>
          <w:b/>
          <w:bCs/>
          <w:color w:val="000000" w:themeColor="text1"/>
          <w:kern w:val="2"/>
          <w:sz w:val="24"/>
          <w:szCs w:val="24"/>
          <w:lang w:val="en-GB" w:eastAsia="en-GB"/>
        </w:rPr>
        <w:t>Convenience</w:t>
      </w:r>
      <w:r w:rsidRPr="00730F1B">
        <w:rPr>
          <w:rFonts w:ascii="Times New Roman" w:eastAsia="Calibri" w:hAnsi="Times New Roman" w:cs="Times New Roman"/>
          <w:color w:val="000000" w:themeColor="text1"/>
          <w:kern w:val="2"/>
          <w:sz w:val="24"/>
          <w:szCs w:val="24"/>
          <w:lang w:val="en-GB" w:eastAsia="en-GB"/>
        </w:rPr>
        <w:t xml:space="preserve">: The proposed system is available 24/7, so </w:t>
      </w:r>
      <w:r w:rsidR="00146D62">
        <w:rPr>
          <w:rFonts w:ascii="Times New Roman" w:eastAsia="Calibri" w:hAnsi="Times New Roman" w:cs="Times New Roman"/>
          <w:color w:val="000000" w:themeColor="text1"/>
          <w:kern w:val="2"/>
          <w:sz w:val="24"/>
          <w:szCs w:val="24"/>
          <w:lang w:val="en-GB" w:eastAsia="en-GB"/>
        </w:rPr>
        <w:t>driver</w:t>
      </w:r>
      <w:r w:rsidRPr="00730F1B">
        <w:rPr>
          <w:rFonts w:ascii="Times New Roman" w:eastAsia="Calibri" w:hAnsi="Times New Roman" w:cs="Times New Roman"/>
          <w:color w:val="000000" w:themeColor="text1"/>
          <w:kern w:val="2"/>
          <w:sz w:val="24"/>
          <w:szCs w:val="24"/>
          <w:lang w:val="en-GB" w:eastAsia="en-GB"/>
        </w:rPr>
        <w:t xml:space="preserve"> can access </w:t>
      </w:r>
      <w:r w:rsidR="00146D62">
        <w:rPr>
          <w:rFonts w:ascii="Times New Roman" w:eastAsia="Calibri" w:hAnsi="Times New Roman" w:cs="Times New Roman"/>
          <w:color w:val="000000" w:themeColor="text1"/>
          <w:kern w:val="2"/>
          <w:sz w:val="24"/>
          <w:szCs w:val="24"/>
          <w:lang w:val="en-GB" w:eastAsia="en-GB"/>
        </w:rPr>
        <w:t>the breakdown</w:t>
      </w:r>
      <w:r w:rsidRPr="00730F1B">
        <w:rPr>
          <w:rFonts w:ascii="Times New Roman" w:eastAsia="Calibri" w:hAnsi="Times New Roman" w:cs="Times New Roman"/>
          <w:color w:val="000000" w:themeColor="text1"/>
          <w:kern w:val="2"/>
          <w:sz w:val="24"/>
          <w:szCs w:val="24"/>
          <w:lang w:val="en-GB" w:eastAsia="en-GB"/>
        </w:rPr>
        <w:t xml:space="preserve"> </w:t>
      </w:r>
      <w:r w:rsidRPr="00730F1B">
        <w:rPr>
          <w:rFonts w:ascii="Times New Roman" w:eastAsia="Calibri" w:hAnsi="Times New Roman" w:cs="Times New Roman"/>
          <w:color w:val="000000" w:themeColor="text1"/>
          <w:kern w:val="2"/>
          <w:sz w:val="24"/>
          <w:szCs w:val="24"/>
          <w:lang w:val="en-GB" w:eastAsia="en-GB"/>
        </w:rPr>
        <w:lastRenderedPageBreak/>
        <w:t xml:space="preserve">assistance </w:t>
      </w:r>
      <w:r w:rsidR="00146D62">
        <w:rPr>
          <w:rFonts w:ascii="Times New Roman" w:eastAsia="Calibri" w:hAnsi="Times New Roman" w:cs="Times New Roman"/>
          <w:color w:val="000000" w:themeColor="text1"/>
          <w:kern w:val="2"/>
          <w:sz w:val="24"/>
          <w:szCs w:val="24"/>
          <w:lang w:val="en-GB" w:eastAsia="en-GB"/>
        </w:rPr>
        <w:t xml:space="preserve">system </w:t>
      </w:r>
      <w:r w:rsidRPr="00730F1B">
        <w:rPr>
          <w:rFonts w:ascii="Times New Roman" w:eastAsia="Calibri" w:hAnsi="Times New Roman" w:cs="Times New Roman"/>
          <w:color w:val="000000" w:themeColor="text1"/>
          <w:kern w:val="2"/>
          <w:sz w:val="24"/>
          <w:szCs w:val="24"/>
          <w:lang w:val="en-GB" w:eastAsia="en-GB"/>
        </w:rPr>
        <w:t xml:space="preserve">at any time of day or night. This is particularly useful for </w:t>
      </w:r>
      <w:r w:rsidR="00146D62">
        <w:rPr>
          <w:rFonts w:ascii="Times New Roman" w:eastAsia="Calibri" w:hAnsi="Times New Roman" w:cs="Times New Roman"/>
          <w:color w:val="000000" w:themeColor="text1"/>
          <w:kern w:val="2"/>
          <w:sz w:val="24"/>
          <w:szCs w:val="24"/>
          <w:lang w:val="en-GB" w:eastAsia="en-GB"/>
        </w:rPr>
        <w:t>drivers</w:t>
      </w:r>
      <w:r w:rsidRPr="00730F1B">
        <w:rPr>
          <w:rFonts w:ascii="Times New Roman" w:eastAsia="Calibri" w:hAnsi="Times New Roman" w:cs="Times New Roman"/>
          <w:color w:val="000000" w:themeColor="text1"/>
          <w:kern w:val="2"/>
          <w:sz w:val="24"/>
          <w:szCs w:val="24"/>
          <w:lang w:val="en-GB" w:eastAsia="en-GB"/>
        </w:rPr>
        <w:t xml:space="preserve"> who are new to the </w:t>
      </w:r>
      <w:r w:rsidR="00146D62">
        <w:rPr>
          <w:rFonts w:ascii="Times New Roman" w:eastAsia="Calibri" w:hAnsi="Times New Roman" w:cs="Times New Roman"/>
          <w:color w:val="000000" w:themeColor="text1"/>
          <w:kern w:val="2"/>
          <w:sz w:val="24"/>
          <w:szCs w:val="24"/>
          <w:lang w:val="en-GB" w:eastAsia="en-GB"/>
        </w:rPr>
        <w:t>environment</w:t>
      </w:r>
      <w:r w:rsidRPr="00730F1B">
        <w:rPr>
          <w:rFonts w:ascii="Times New Roman" w:eastAsia="Calibri" w:hAnsi="Times New Roman" w:cs="Times New Roman"/>
          <w:color w:val="000000" w:themeColor="text1"/>
          <w:kern w:val="2"/>
          <w:sz w:val="24"/>
          <w:szCs w:val="24"/>
          <w:lang w:val="en-GB" w:eastAsia="en-GB"/>
        </w:rPr>
        <w:t xml:space="preserve"> or who are unfamiliar with the layout.</w:t>
      </w:r>
    </w:p>
    <w:p w14:paraId="6540194F" w14:textId="5BE62F92" w:rsidR="006250F7" w:rsidRDefault="006250F7" w:rsidP="006250F7">
      <w:pPr>
        <w:widowControl w:val="0"/>
        <w:numPr>
          <w:ilvl w:val="0"/>
          <w:numId w:val="8"/>
        </w:numPr>
        <w:spacing w:after="160" w:line="360" w:lineRule="auto"/>
        <w:contextualSpacing/>
        <w:jc w:val="both"/>
        <w:rPr>
          <w:rFonts w:ascii="Times New Roman" w:eastAsia="Calibri" w:hAnsi="Times New Roman" w:cs="Times New Roman"/>
          <w:color w:val="000000" w:themeColor="text1"/>
          <w:kern w:val="2"/>
          <w:sz w:val="24"/>
          <w:szCs w:val="24"/>
          <w:lang w:val="en-GB" w:eastAsia="en-GB"/>
        </w:rPr>
      </w:pPr>
      <w:r w:rsidRPr="00730F1B">
        <w:rPr>
          <w:rFonts w:ascii="Times New Roman" w:eastAsia="Calibri" w:hAnsi="Times New Roman" w:cs="Times New Roman"/>
          <w:b/>
          <w:bCs/>
          <w:color w:val="000000" w:themeColor="text1"/>
          <w:kern w:val="2"/>
          <w:sz w:val="24"/>
          <w:szCs w:val="24"/>
          <w:lang w:val="en-GB" w:eastAsia="en-GB"/>
        </w:rPr>
        <w:t>Efficient</w:t>
      </w:r>
      <w:r w:rsidRPr="00730F1B">
        <w:rPr>
          <w:rFonts w:ascii="Times New Roman" w:eastAsia="Calibri" w:hAnsi="Times New Roman" w:cs="Times New Roman"/>
          <w:color w:val="000000" w:themeColor="text1"/>
          <w:kern w:val="2"/>
          <w:sz w:val="24"/>
          <w:szCs w:val="24"/>
          <w:lang w:val="en-GB" w:eastAsia="en-GB"/>
        </w:rPr>
        <w:t>: The proposed system can process requests for assistance quickly and efficiently</w:t>
      </w:r>
      <w:r w:rsidR="009636AC">
        <w:rPr>
          <w:rFonts w:ascii="Times New Roman" w:eastAsia="Calibri" w:hAnsi="Times New Roman" w:cs="Times New Roman"/>
          <w:color w:val="000000" w:themeColor="text1"/>
          <w:kern w:val="2"/>
          <w:sz w:val="24"/>
          <w:szCs w:val="24"/>
          <w:lang w:val="en-GB" w:eastAsia="en-GB"/>
        </w:rPr>
        <w:t>.</w:t>
      </w:r>
    </w:p>
    <w:p w14:paraId="23360C03" w14:textId="5BDFC84B" w:rsidR="009636AC" w:rsidRPr="009636AC" w:rsidRDefault="009636AC" w:rsidP="009636AC">
      <w:pPr>
        <w:pStyle w:val="ListParagraph"/>
        <w:numPr>
          <w:ilvl w:val="0"/>
          <w:numId w:val="8"/>
        </w:numPr>
        <w:autoSpaceDE w:val="0"/>
        <w:autoSpaceDN w:val="0"/>
        <w:adjustRightInd w:val="0"/>
        <w:spacing w:before="240" w:after="0" w:line="360" w:lineRule="auto"/>
        <w:jc w:val="both"/>
        <w:rPr>
          <w:rFonts w:ascii="Times New Roman" w:eastAsia="Calibri" w:hAnsi="Times New Roman" w:cs="Times New Roman"/>
          <w:b/>
          <w:bCs/>
          <w:color w:val="000000"/>
          <w:sz w:val="24"/>
          <w:szCs w:val="24"/>
          <w:lang w:val="en-GB" w:eastAsia="en-GB"/>
        </w:rPr>
      </w:pPr>
      <w:r w:rsidRPr="009636AC">
        <w:rPr>
          <w:rFonts w:ascii="Times New Roman" w:eastAsia="Calibri" w:hAnsi="Times New Roman" w:cs="Times New Roman"/>
          <w:b/>
          <w:bCs/>
          <w:color w:val="000000"/>
          <w:sz w:val="24"/>
          <w:szCs w:val="24"/>
          <w:lang w:val="en-GB" w:eastAsia="en-GB"/>
        </w:rPr>
        <w:t xml:space="preserve">Enhanced Communication: </w:t>
      </w:r>
      <w:r w:rsidRPr="009636AC">
        <w:rPr>
          <w:rFonts w:ascii="Times New Roman" w:eastAsia="Calibri" w:hAnsi="Times New Roman" w:cs="Times New Roman"/>
          <w:color w:val="000000"/>
          <w:sz w:val="24"/>
          <w:szCs w:val="24"/>
          <w:lang w:val="en-GB" w:eastAsia="en-GB"/>
        </w:rPr>
        <w:t>The proposed system</w:t>
      </w:r>
      <w:r w:rsidR="00EB4751">
        <w:rPr>
          <w:rFonts w:ascii="Times New Roman" w:eastAsia="Calibri" w:hAnsi="Times New Roman" w:cs="Times New Roman"/>
          <w:color w:val="000000"/>
          <w:sz w:val="24"/>
          <w:szCs w:val="24"/>
          <w:lang w:val="en-GB" w:eastAsia="en-GB"/>
        </w:rPr>
        <w:t xml:space="preserve"> allows for driver to get mechanic contacts that are nearby, mechanic can </w:t>
      </w:r>
      <w:r w:rsidRPr="009636AC">
        <w:rPr>
          <w:rFonts w:ascii="Times New Roman" w:eastAsia="Calibri" w:hAnsi="Times New Roman" w:cs="Times New Roman"/>
          <w:color w:val="000000"/>
          <w:sz w:val="24"/>
          <w:szCs w:val="24"/>
          <w:lang w:val="en-GB" w:eastAsia="en-GB"/>
        </w:rPr>
        <w:t>interact directly with the driver. This allows for better assessment of the situation and can provide necessary instructions or updates until the assistance vehicle arrives, enhancing the driver's peace of mind during stressful situations.</w:t>
      </w:r>
    </w:p>
    <w:p w14:paraId="46BC1CBF" w14:textId="6DF31DA1" w:rsidR="003D79DF" w:rsidRDefault="009636AC" w:rsidP="009636AC">
      <w:pPr>
        <w:autoSpaceDE w:val="0"/>
        <w:autoSpaceDN w:val="0"/>
        <w:adjustRightInd w:val="0"/>
        <w:spacing w:before="240" w:after="0" w:line="360" w:lineRule="auto"/>
        <w:jc w:val="both"/>
        <w:rPr>
          <w:rFonts w:ascii="Times New Roman" w:eastAsia="Calibri" w:hAnsi="Times New Roman" w:cs="Times New Roman"/>
          <w:color w:val="000000"/>
          <w:sz w:val="24"/>
          <w:szCs w:val="24"/>
          <w:lang w:val="en-GB" w:eastAsia="en-GB"/>
        </w:rPr>
      </w:pPr>
      <w:r w:rsidRPr="009636AC">
        <w:rPr>
          <w:rFonts w:ascii="Times New Roman" w:eastAsia="Calibri" w:hAnsi="Times New Roman" w:cs="Times New Roman"/>
          <w:color w:val="000000"/>
          <w:sz w:val="24"/>
          <w:szCs w:val="24"/>
          <w:lang w:val="en-GB" w:eastAsia="en-GB"/>
        </w:rPr>
        <w:t>Overall, the implementation of the proposed on-road breakdown assistance system promises a more efficient, reliable, and responsive service, significantly improving the experience of drivers facing unexpected breakdowns and enhancing road safety for all users.</w:t>
      </w:r>
    </w:p>
    <w:p w14:paraId="22C4A473" w14:textId="77777777" w:rsidR="003D79DF" w:rsidRDefault="003D79DF">
      <w:pPr>
        <w:spacing w:after="160" w:line="259" w:lineRule="auto"/>
        <w:rPr>
          <w:rFonts w:ascii="Times New Roman" w:eastAsia="Calibri" w:hAnsi="Times New Roman" w:cs="Times New Roman"/>
          <w:color w:val="000000"/>
          <w:sz w:val="24"/>
          <w:szCs w:val="24"/>
          <w:lang w:val="en-GB" w:eastAsia="en-GB"/>
        </w:rPr>
      </w:pPr>
      <w:r>
        <w:rPr>
          <w:rFonts w:ascii="Times New Roman" w:eastAsia="Calibri" w:hAnsi="Times New Roman" w:cs="Times New Roman"/>
          <w:color w:val="000000"/>
          <w:sz w:val="24"/>
          <w:szCs w:val="24"/>
          <w:lang w:val="en-GB" w:eastAsia="en-GB"/>
        </w:rPr>
        <w:br w:type="page"/>
      </w:r>
    </w:p>
    <w:p w14:paraId="4DF418B5" w14:textId="77777777" w:rsidR="003D79DF" w:rsidRPr="00E35E19" w:rsidRDefault="003D79DF" w:rsidP="003C573C">
      <w:pPr>
        <w:spacing w:before="240" w:line="240" w:lineRule="auto"/>
        <w:jc w:val="center"/>
        <w:rPr>
          <w:rFonts w:ascii="Times New Roman" w:hAnsi="Times New Roman"/>
          <w:b/>
          <w:sz w:val="28"/>
          <w:szCs w:val="28"/>
        </w:rPr>
      </w:pPr>
      <w:r w:rsidRPr="00E35E19">
        <w:rPr>
          <w:rFonts w:ascii="Times New Roman" w:hAnsi="Times New Roman"/>
          <w:b/>
          <w:sz w:val="28"/>
          <w:szCs w:val="28"/>
        </w:rPr>
        <w:lastRenderedPageBreak/>
        <w:t>CHAPTER THREE</w:t>
      </w:r>
    </w:p>
    <w:p w14:paraId="218B1704" w14:textId="5E552343" w:rsidR="00F56CA9" w:rsidRDefault="003D79DF" w:rsidP="003C573C">
      <w:pPr>
        <w:spacing w:before="240" w:line="240" w:lineRule="auto"/>
        <w:jc w:val="center"/>
        <w:rPr>
          <w:rFonts w:ascii="Times New Roman" w:hAnsi="Times New Roman"/>
          <w:b/>
          <w:sz w:val="28"/>
          <w:szCs w:val="28"/>
        </w:rPr>
      </w:pPr>
      <w:r w:rsidRPr="00E35E19">
        <w:rPr>
          <w:rFonts w:ascii="Times New Roman" w:hAnsi="Times New Roman"/>
          <w:b/>
          <w:sz w:val="28"/>
          <w:szCs w:val="28"/>
        </w:rPr>
        <w:t>METHODOLOGY</w:t>
      </w:r>
      <w:r w:rsidR="00C60FE2">
        <w:rPr>
          <w:rFonts w:ascii="Times New Roman" w:hAnsi="Times New Roman"/>
          <w:b/>
          <w:sz w:val="28"/>
          <w:szCs w:val="28"/>
        </w:rPr>
        <w:t xml:space="preserve"> AND DESIGN</w:t>
      </w:r>
    </w:p>
    <w:p w14:paraId="1CFB39D1" w14:textId="33958199" w:rsidR="00F56CA9" w:rsidRPr="00F56CA9" w:rsidRDefault="00F56CA9" w:rsidP="00F56CA9">
      <w:pPr>
        <w:spacing w:line="360" w:lineRule="auto"/>
        <w:jc w:val="both"/>
        <w:rPr>
          <w:rFonts w:ascii="Times New Roman" w:hAnsi="Times New Roman" w:cs="Times New Roman"/>
          <w:b/>
          <w:bCs/>
          <w:color w:val="000000" w:themeColor="text1"/>
          <w:sz w:val="24"/>
          <w:szCs w:val="24"/>
        </w:rPr>
      </w:pPr>
      <w:r w:rsidRPr="00B541E4">
        <w:rPr>
          <w:rFonts w:ascii="Times New Roman" w:hAnsi="Times New Roman" w:cs="Times New Roman"/>
          <w:b/>
          <w:bCs/>
          <w:color w:val="000000" w:themeColor="text1"/>
          <w:sz w:val="24"/>
          <w:szCs w:val="24"/>
        </w:rPr>
        <w:t>3.</w:t>
      </w:r>
      <w:r w:rsidR="00C24A3A">
        <w:rPr>
          <w:rFonts w:ascii="Times New Roman" w:hAnsi="Times New Roman" w:cs="Times New Roman"/>
          <w:b/>
          <w:bCs/>
          <w:color w:val="000000" w:themeColor="text1"/>
          <w:sz w:val="24"/>
          <w:szCs w:val="24"/>
        </w:rPr>
        <w:t>0</w:t>
      </w:r>
      <w:r w:rsidR="00B61FDE">
        <w:rPr>
          <w:rFonts w:ascii="Times New Roman" w:hAnsi="Times New Roman" w:cs="Times New Roman"/>
          <w:b/>
          <w:bCs/>
          <w:color w:val="000000" w:themeColor="text1"/>
          <w:sz w:val="24"/>
          <w:szCs w:val="24"/>
        </w:rPr>
        <w:t xml:space="preserve"> </w:t>
      </w:r>
      <w:r w:rsidR="00AA2287">
        <w:rPr>
          <w:rFonts w:ascii="Times New Roman" w:hAnsi="Times New Roman" w:cs="Times New Roman"/>
          <w:b/>
          <w:bCs/>
          <w:color w:val="000000" w:themeColor="text1"/>
          <w:sz w:val="24"/>
          <w:szCs w:val="24"/>
        </w:rPr>
        <w:t xml:space="preserve">Preamble </w:t>
      </w:r>
    </w:p>
    <w:p w14:paraId="48E48C9F" w14:textId="327C1D8C" w:rsidR="006809F3" w:rsidRPr="00B541E4" w:rsidRDefault="008646F3" w:rsidP="006809F3">
      <w:pPr>
        <w:spacing w:line="360" w:lineRule="auto"/>
        <w:jc w:val="both"/>
        <w:rPr>
          <w:rFonts w:ascii="Times New Roman" w:hAnsi="Times New Roman" w:cs="Times New Roman"/>
          <w:color w:val="000000" w:themeColor="text1"/>
          <w:sz w:val="24"/>
          <w:szCs w:val="24"/>
        </w:rPr>
      </w:pPr>
      <w:r w:rsidRPr="00C75928">
        <w:rPr>
          <w:rFonts w:ascii="Times New Roman" w:hAnsi="Times New Roman" w:cs="Times New Roman"/>
          <w:sz w:val="24"/>
          <w:szCs w:val="24"/>
        </w:rPr>
        <w:t xml:space="preserve">This chapter </w:t>
      </w:r>
      <w:r>
        <w:rPr>
          <w:rFonts w:ascii="Times New Roman" w:hAnsi="Times New Roman" w:cs="Times New Roman"/>
          <w:sz w:val="24"/>
          <w:szCs w:val="24"/>
        </w:rPr>
        <w:t xml:space="preserve">discuss </w:t>
      </w:r>
      <w:r w:rsidR="00E32F7F">
        <w:rPr>
          <w:rFonts w:ascii="Times New Roman" w:hAnsi="Times New Roman" w:cs="Times New Roman"/>
          <w:sz w:val="24"/>
          <w:szCs w:val="24"/>
        </w:rPr>
        <w:t xml:space="preserve">the </w:t>
      </w:r>
      <w:r w:rsidRPr="008646F3">
        <w:rPr>
          <w:rFonts w:ascii="Times New Roman" w:hAnsi="Times New Roman" w:cs="Times New Roman"/>
          <w:color w:val="000000" w:themeColor="text1"/>
          <w:sz w:val="24"/>
          <w:szCs w:val="24"/>
        </w:rPr>
        <w:t>Method of data collection,</w:t>
      </w:r>
      <w:r w:rsidR="00E32F7F">
        <w:rPr>
          <w:rFonts w:ascii="Times New Roman" w:hAnsi="Times New Roman" w:cs="Times New Roman"/>
          <w:color w:val="000000" w:themeColor="text1"/>
          <w:sz w:val="24"/>
          <w:szCs w:val="24"/>
        </w:rPr>
        <w:t xml:space="preserve"> Types of method of data collection, System design, Use case diagram, Class diagrams, Activity diagrams, System specification, Input specification, Output design, System requirement, Hardware requirement, Software requirement, Choice of programming language</w:t>
      </w:r>
      <w:r>
        <w:rPr>
          <w:rFonts w:ascii="Times New Roman" w:hAnsi="Times New Roman" w:cs="Times New Roman"/>
          <w:b/>
          <w:bCs/>
          <w:color w:val="000000" w:themeColor="text1"/>
          <w:sz w:val="24"/>
          <w:szCs w:val="24"/>
        </w:rPr>
        <w:t xml:space="preserve"> </w:t>
      </w:r>
      <w:r w:rsidR="00E32F7F">
        <w:rPr>
          <w:rFonts w:ascii="Times New Roman" w:hAnsi="Times New Roman" w:cs="Times New Roman"/>
          <w:sz w:val="24"/>
          <w:szCs w:val="24"/>
        </w:rPr>
        <w:t>fo</w:t>
      </w:r>
      <w:r w:rsidR="006809F3" w:rsidRPr="00B541E4">
        <w:rPr>
          <w:rFonts w:ascii="Times New Roman" w:hAnsi="Times New Roman" w:cs="Times New Roman"/>
          <w:color w:val="000000" w:themeColor="text1"/>
          <w:sz w:val="24"/>
          <w:szCs w:val="24"/>
        </w:rPr>
        <w:t xml:space="preserve">r the development of </w:t>
      </w:r>
      <w:r w:rsidR="00780F0F">
        <w:rPr>
          <w:rFonts w:ascii="Times New Roman" w:hAnsi="Times New Roman" w:cs="Times New Roman"/>
          <w:color w:val="000000" w:themeColor="text1"/>
          <w:sz w:val="24"/>
          <w:szCs w:val="24"/>
        </w:rPr>
        <w:t xml:space="preserve">an </w:t>
      </w:r>
      <w:r w:rsidR="0092571B">
        <w:rPr>
          <w:rFonts w:ascii="Times New Roman" w:hAnsi="Times New Roman" w:cs="Times New Roman"/>
          <w:color w:val="000000" w:themeColor="text1"/>
          <w:sz w:val="24"/>
          <w:szCs w:val="24"/>
        </w:rPr>
        <w:t>on-road vehicle breakdown assistance system.</w:t>
      </w:r>
    </w:p>
    <w:p w14:paraId="585F84C9" w14:textId="77777777" w:rsidR="008646F3" w:rsidRDefault="006809F3" w:rsidP="00064931">
      <w:pPr>
        <w:spacing w:line="360" w:lineRule="auto"/>
        <w:jc w:val="both"/>
        <w:rPr>
          <w:rFonts w:ascii="Times New Roman" w:hAnsi="Times New Roman" w:cs="Times New Roman"/>
          <w:b/>
          <w:bCs/>
          <w:color w:val="000000" w:themeColor="text1"/>
          <w:sz w:val="24"/>
          <w:szCs w:val="24"/>
        </w:rPr>
      </w:pPr>
      <w:r w:rsidRPr="00B541E4">
        <w:rPr>
          <w:rFonts w:ascii="Times New Roman" w:hAnsi="Times New Roman" w:cs="Times New Roman"/>
          <w:b/>
          <w:bCs/>
          <w:color w:val="000000" w:themeColor="text1"/>
          <w:sz w:val="24"/>
          <w:szCs w:val="24"/>
        </w:rPr>
        <w:t>3.</w:t>
      </w:r>
      <w:r w:rsidR="0024431E">
        <w:rPr>
          <w:rFonts w:ascii="Times New Roman" w:hAnsi="Times New Roman" w:cs="Times New Roman"/>
          <w:b/>
          <w:bCs/>
          <w:color w:val="000000" w:themeColor="text1"/>
          <w:sz w:val="24"/>
          <w:szCs w:val="24"/>
        </w:rPr>
        <w:t>1</w:t>
      </w:r>
      <w:r w:rsidR="00C60999">
        <w:rPr>
          <w:rFonts w:ascii="Times New Roman" w:hAnsi="Times New Roman" w:cs="Times New Roman"/>
          <w:b/>
          <w:bCs/>
          <w:color w:val="000000" w:themeColor="text1"/>
          <w:sz w:val="24"/>
          <w:szCs w:val="24"/>
        </w:rPr>
        <w:t xml:space="preserve"> </w:t>
      </w:r>
      <w:r w:rsidRPr="00B541E4">
        <w:rPr>
          <w:rFonts w:ascii="Times New Roman" w:hAnsi="Times New Roman" w:cs="Times New Roman"/>
          <w:b/>
          <w:bCs/>
          <w:color w:val="000000" w:themeColor="text1"/>
          <w:sz w:val="24"/>
          <w:szCs w:val="24"/>
        </w:rPr>
        <w:t>Method of Data Collection</w:t>
      </w:r>
      <w:r w:rsidR="00C24A3A">
        <w:rPr>
          <w:rFonts w:ascii="Times New Roman" w:hAnsi="Times New Roman" w:cs="Times New Roman"/>
          <w:b/>
          <w:bCs/>
          <w:color w:val="000000" w:themeColor="text1"/>
          <w:sz w:val="24"/>
          <w:szCs w:val="24"/>
        </w:rPr>
        <w:t xml:space="preserve"> </w:t>
      </w:r>
    </w:p>
    <w:p w14:paraId="460E9FD9" w14:textId="1AF8DDBE" w:rsidR="00064931" w:rsidRDefault="0066312D" w:rsidP="00064931">
      <w:pPr>
        <w:spacing w:line="360" w:lineRule="auto"/>
        <w:jc w:val="both"/>
        <w:rPr>
          <w:rFonts w:ascii="Times New Roman" w:hAnsi="Times New Roman" w:cs="Times New Roman"/>
          <w:color w:val="000000" w:themeColor="text1"/>
          <w:sz w:val="24"/>
          <w:szCs w:val="24"/>
        </w:rPr>
      </w:pPr>
      <w:r w:rsidRPr="0066312D">
        <w:rPr>
          <w:rFonts w:ascii="Times New Roman" w:hAnsi="Times New Roman" w:cs="Times New Roman"/>
          <w:color w:val="000000" w:themeColor="text1"/>
          <w:sz w:val="24"/>
          <w:szCs w:val="24"/>
        </w:rPr>
        <w:t>Data collection is a systematic process of gathering observations or measurements that enables researchers in various domains to acquire firsthand knowledge and original insights into their research problems, whether it's for business, government, or academic purposes. This structured approach, which can involve a range of methods from observations to surveys, not only provides a unique perspective on the subject but also leads to evidence-based decision-making, customization to research objectives, and the potential for uncovering new discoveries and trends, contributing significantly to advancing knowledge in the respective fields.</w:t>
      </w:r>
      <w:r w:rsidRPr="0066312D">
        <w:t xml:space="preserve"> </w:t>
      </w:r>
      <w:r w:rsidRPr="0066312D">
        <w:rPr>
          <w:rFonts w:ascii="Times New Roman" w:hAnsi="Times New Roman" w:cs="Times New Roman"/>
          <w:color w:val="000000" w:themeColor="text1"/>
          <w:sz w:val="24"/>
          <w:szCs w:val="24"/>
        </w:rPr>
        <w:t>(Bhandari, 2023)</w:t>
      </w:r>
    </w:p>
    <w:p w14:paraId="4DAB2876" w14:textId="44ADA4F1" w:rsidR="00C60999" w:rsidRPr="00C60999" w:rsidRDefault="00C60999" w:rsidP="00064931">
      <w:pPr>
        <w:spacing w:line="360" w:lineRule="auto"/>
        <w:jc w:val="both"/>
        <w:rPr>
          <w:rFonts w:ascii="Times New Roman" w:hAnsi="Times New Roman" w:cs="Times New Roman"/>
          <w:b/>
          <w:bCs/>
          <w:color w:val="000000" w:themeColor="text1"/>
          <w:sz w:val="24"/>
          <w:szCs w:val="24"/>
        </w:rPr>
      </w:pPr>
      <w:r w:rsidRPr="00C60999">
        <w:rPr>
          <w:rFonts w:ascii="Times New Roman" w:hAnsi="Times New Roman" w:cs="Times New Roman"/>
          <w:b/>
          <w:bCs/>
          <w:color w:val="000000" w:themeColor="text1"/>
          <w:sz w:val="24"/>
          <w:szCs w:val="24"/>
        </w:rPr>
        <w:t>3.2 Type</w:t>
      </w:r>
      <w:r w:rsidR="002F700A">
        <w:rPr>
          <w:rFonts w:ascii="Times New Roman" w:hAnsi="Times New Roman" w:cs="Times New Roman"/>
          <w:b/>
          <w:bCs/>
          <w:color w:val="000000" w:themeColor="text1"/>
          <w:sz w:val="24"/>
          <w:szCs w:val="24"/>
        </w:rPr>
        <w:t>s</w:t>
      </w:r>
      <w:r w:rsidRPr="00C60999">
        <w:rPr>
          <w:rFonts w:ascii="Times New Roman" w:hAnsi="Times New Roman" w:cs="Times New Roman"/>
          <w:b/>
          <w:bCs/>
          <w:color w:val="000000" w:themeColor="text1"/>
          <w:sz w:val="24"/>
          <w:szCs w:val="24"/>
        </w:rPr>
        <w:t xml:space="preserve"> of Method of Data Collection</w:t>
      </w:r>
    </w:p>
    <w:p w14:paraId="1E4B2A97" w14:textId="0D5F6B72" w:rsidR="002F700A" w:rsidRDefault="002F700A" w:rsidP="002F700A">
      <w:pPr>
        <w:pStyle w:val="ListParagraph"/>
        <w:numPr>
          <w:ilvl w:val="0"/>
          <w:numId w:val="17"/>
        </w:numPr>
        <w:spacing w:line="360" w:lineRule="auto"/>
        <w:jc w:val="both"/>
        <w:rPr>
          <w:rFonts w:ascii="Times New Roman" w:hAnsi="Times New Roman" w:cs="Times New Roman"/>
          <w:color w:val="000000" w:themeColor="text1"/>
          <w:sz w:val="24"/>
          <w:szCs w:val="24"/>
        </w:rPr>
      </w:pPr>
      <w:r w:rsidRPr="00DC6CBE">
        <w:rPr>
          <w:rFonts w:ascii="Times New Roman" w:hAnsi="Times New Roman" w:cs="Times New Roman"/>
          <w:b/>
          <w:bCs/>
          <w:color w:val="000000" w:themeColor="text1"/>
          <w:sz w:val="24"/>
          <w:szCs w:val="24"/>
        </w:rPr>
        <w:t>Interview</w:t>
      </w:r>
      <w:r>
        <w:rPr>
          <w:rFonts w:ascii="Times New Roman" w:hAnsi="Times New Roman" w:cs="Times New Roman"/>
          <w:color w:val="000000" w:themeColor="text1"/>
          <w:sz w:val="24"/>
          <w:szCs w:val="24"/>
        </w:rPr>
        <w:t xml:space="preserve">: </w:t>
      </w:r>
      <w:r w:rsidRPr="002F700A">
        <w:rPr>
          <w:rFonts w:ascii="Times New Roman" w:hAnsi="Times New Roman" w:cs="Times New Roman"/>
          <w:color w:val="000000" w:themeColor="text1"/>
          <w:sz w:val="24"/>
          <w:szCs w:val="24"/>
        </w:rPr>
        <w:t>In this method, the interviewer asks the respondents face-to-face or by telephone. In face-to-face interviews, the interviewer asks a series of questions to the interviewee in person and notes down responses. If it is not feasible to meet the person, the interviewer can go for a telephone interview.</w:t>
      </w:r>
      <w:r w:rsidR="0040586D" w:rsidRPr="0040586D">
        <w:rPr>
          <w:rFonts w:ascii="Times New Roman" w:hAnsi="Times New Roman" w:cs="Times New Roman"/>
          <w:color w:val="000000" w:themeColor="text1"/>
          <w:sz w:val="24"/>
          <w:szCs w:val="24"/>
        </w:rPr>
        <w:t xml:space="preserve"> </w:t>
      </w:r>
      <w:r w:rsidR="0040586D" w:rsidRPr="0066312D">
        <w:rPr>
          <w:rFonts w:ascii="Times New Roman" w:hAnsi="Times New Roman" w:cs="Times New Roman"/>
          <w:color w:val="000000" w:themeColor="text1"/>
          <w:sz w:val="24"/>
          <w:szCs w:val="24"/>
        </w:rPr>
        <w:t>(Bhandari, 2023)</w:t>
      </w:r>
    </w:p>
    <w:p w14:paraId="3BE0540B" w14:textId="5F2C9A26" w:rsidR="0040586D" w:rsidRDefault="0040586D" w:rsidP="002F700A">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Observation of the Work Environment</w:t>
      </w:r>
      <w:r w:rsidRPr="0040586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0586D">
        <w:rPr>
          <w:rFonts w:ascii="Times New Roman" w:hAnsi="Times New Roman" w:cs="Times New Roman"/>
          <w:color w:val="000000" w:themeColor="text1"/>
          <w:sz w:val="24"/>
          <w:szCs w:val="24"/>
        </w:rPr>
        <w:t xml:space="preserve">Direct observation is a relatively passive yet immersive qualitative data collection method where the researcher observes subjects in their natural environment, aiming to capture a deep understanding of context, behaviors, and interactions. During this process, the observer takes notes to document their findings. This approach minimizes researcher bias, making it valuable for studying complex social phenomena and providing rich, contextually grounded insights that can be cross-referenced with other data sources for increased validity. </w:t>
      </w:r>
      <w:r w:rsidRPr="0066312D">
        <w:rPr>
          <w:rFonts w:ascii="Times New Roman" w:hAnsi="Times New Roman" w:cs="Times New Roman"/>
          <w:color w:val="000000" w:themeColor="text1"/>
          <w:sz w:val="24"/>
          <w:szCs w:val="24"/>
        </w:rPr>
        <w:t>(Bhandari, 2023)</w:t>
      </w:r>
    </w:p>
    <w:p w14:paraId="05CDE3E0" w14:textId="5A6E49D9" w:rsidR="007772F2" w:rsidRPr="007772F2" w:rsidRDefault="003F5A4B" w:rsidP="003919FE">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Documentation</w:t>
      </w:r>
      <w:r>
        <w:rPr>
          <w:rFonts w:ascii="Times New Roman" w:hAnsi="Times New Roman" w:cs="Times New Roman"/>
          <w:color w:val="000000" w:themeColor="text1"/>
          <w:sz w:val="24"/>
          <w:szCs w:val="24"/>
        </w:rPr>
        <w:t xml:space="preserve">: </w:t>
      </w:r>
      <w:r w:rsidRPr="003F5A4B">
        <w:rPr>
          <w:rFonts w:ascii="Times New Roman" w:hAnsi="Times New Roman" w:cs="Times New Roman"/>
          <w:color w:val="000000" w:themeColor="text1"/>
          <w:sz w:val="24"/>
          <w:szCs w:val="24"/>
        </w:rPr>
        <w:t>This is the process of examining existing documents and records of an organi</w:t>
      </w:r>
      <w:r w:rsidR="00EB0E63">
        <w:rPr>
          <w:rFonts w:ascii="Times New Roman" w:hAnsi="Times New Roman" w:cs="Times New Roman"/>
          <w:color w:val="000000" w:themeColor="text1"/>
          <w:sz w:val="24"/>
          <w:szCs w:val="24"/>
        </w:rPr>
        <w:t>z</w:t>
      </w:r>
      <w:r w:rsidRPr="003F5A4B">
        <w:rPr>
          <w:rFonts w:ascii="Times New Roman" w:hAnsi="Times New Roman" w:cs="Times New Roman"/>
          <w:color w:val="000000" w:themeColor="text1"/>
          <w:sz w:val="24"/>
          <w:szCs w:val="24"/>
        </w:rPr>
        <w:t>ation for tracking changes over a period of time. Records can be tracked by examining call logs, email logs, databases, minutes of meetings, staff reports, information logs, etc.</w:t>
      </w:r>
      <w:r w:rsidR="00EB0E63">
        <w:rPr>
          <w:rFonts w:ascii="Times New Roman" w:hAnsi="Times New Roman" w:cs="Times New Roman"/>
          <w:color w:val="000000" w:themeColor="text1"/>
          <w:sz w:val="24"/>
          <w:szCs w:val="24"/>
        </w:rPr>
        <w:t xml:space="preserve"> </w:t>
      </w:r>
      <w:r w:rsidR="00EB0E63" w:rsidRPr="0066312D">
        <w:rPr>
          <w:rFonts w:ascii="Times New Roman" w:hAnsi="Times New Roman" w:cs="Times New Roman"/>
          <w:color w:val="000000" w:themeColor="text1"/>
          <w:sz w:val="24"/>
          <w:szCs w:val="24"/>
        </w:rPr>
        <w:t>(Bhandari, 2023)</w:t>
      </w:r>
      <w:r w:rsidR="00F24D5D">
        <w:rPr>
          <w:rFonts w:ascii="Times New Roman" w:hAnsi="Times New Roman" w:cs="Times New Roman"/>
          <w:b/>
          <w:bCs/>
          <w:color w:val="000000" w:themeColor="text1"/>
          <w:sz w:val="24"/>
          <w:szCs w:val="24"/>
        </w:rPr>
        <w:t xml:space="preserve"> </w:t>
      </w:r>
    </w:p>
    <w:p w14:paraId="78DF6F44" w14:textId="63DC4279" w:rsidR="003919FE" w:rsidRDefault="007772F2" w:rsidP="00020D06">
      <w:pPr>
        <w:pStyle w:val="ListParagraph"/>
        <w:numPr>
          <w:ilvl w:val="0"/>
          <w:numId w:val="17"/>
        </w:numPr>
        <w:spacing w:line="360" w:lineRule="auto"/>
        <w:jc w:val="both"/>
        <w:rPr>
          <w:rFonts w:ascii="Times New Roman" w:hAnsi="Times New Roman" w:cs="Times New Roman"/>
          <w:color w:val="000000" w:themeColor="text1"/>
          <w:sz w:val="24"/>
          <w:szCs w:val="24"/>
        </w:rPr>
      </w:pPr>
      <w:r w:rsidRPr="003919FE">
        <w:rPr>
          <w:rFonts w:ascii="Times New Roman" w:hAnsi="Times New Roman" w:cs="Times New Roman"/>
          <w:b/>
          <w:bCs/>
          <w:color w:val="000000" w:themeColor="text1"/>
          <w:sz w:val="24"/>
          <w:szCs w:val="24"/>
        </w:rPr>
        <w:t>Survey:</w:t>
      </w:r>
      <w:r w:rsidR="003919FE" w:rsidRPr="003919FE">
        <w:t xml:space="preserve"> </w:t>
      </w:r>
      <w:r w:rsidR="003919FE" w:rsidRPr="003919FE">
        <w:rPr>
          <w:rFonts w:ascii="Times New Roman" w:hAnsi="Times New Roman" w:cs="Times New Roman"/>
          <w:color w:val="000000" w:themeColor="text1"/>
          <w:sz w:val="24"/>
          <w:szCs w:val="24"/>
        </w:rPr>
        <w:t xml:space="preserve">Surveys represent a widely used and systematic method for collecting information in research endeavors. This data collection approach involves the distribution of structured questionnaires or surveys to individuals or groups to gather insights and opinions related to a specific phenomenon or research topic. These questionnaires typically consist of a series of carefully crafted questions that may be closed-ended (with predetermined response options) or open-ended (allowing respondents to provide more detailed responses). </w:t>
      </w:r>
      <w:r w:rsidR="00660604" w:rsidRPr="0066312D">
        <w:rPr>
          <w:rFonts w:ascii="Times New Roman" w:hAnsi="Times New Roman" w:cs="Times New Roman"/>
          <w:color w:val="000000" w:themeColor="text1"/>
          <w:sz w:val="24"/>
          <w:szCs w:val="24"/>
        </w:rPr>
        <w:t>(Bhandari, 2023)</w:t>
      </w:r>
    </w:p>
    <w:p w14:paraId="53F2AA9E" w14:textId="237FCCC5" w:rsidR="006809F3" w:rsidRPr="003919FE" w:rsidRDefault="007772F2" w:rsidP="003919FE">
      <w:pPr>
        <w:spacing w:line="360" w:lineRule="auto"/>
        <w:ind w:left="360"/>
        <w:jc w:val="both"/>
        <w:rPr>
          <w:rFonts w:ascii="Times New Roman" w:hAnsi="Times New Roman" w:cs="Times New Roman"/>
          <w:color w:val="000000" w:themeColor="text1"/>
          <w:sz w:val="24"/>
          <w:szCs w:val="24"/>
        </w:rPr>
      </w:pPr>
      <w:r w:rsidRPr="003919FE">
        <w:rPr>
          <w:rFonts w:ascii="Times New Roman" w:hAnsi="Times New Roman" w:cs="Times New Roman"/>
          <w:color w:val="000000" w:themeColor="text1"/>
          <w:sz w:val="24"/>
          <w:szCs w:val="24"/>
        </w:rPr>
        <w:t>For this project</w:t>
      </w:r>
      <w:r w:rsidR="00A906CF" w:rsidRPr="003919FE">
        <w:rPr>
          <w:rFonts w:ascii="Times New Roman" w:hAnsi="Times New Roman" w:cs="Times New Roman"/>
          <w:color w:val="000000" w:themeColor="text1"/>
          <w:sz w:val="24"/>
          <w:szCs w:val="24"/>
        </w:rPr>
        <w:t>,</w:t>
      </w:r>
      <w:r w:rsidRPr="003919FE">
        <w:rPr>
          <w:rFonts w:ascii="Times New Roman" w:hAnsi="Times New Roman" w:cs="Times New Roman"/>
          <w:color w:val="000000" w:themeColor="text1"/>
          <w:sz w:val="24"/>
          <w:szCs w:val="24"/>
        </w:rPr>
        <w:t xml:space="preserve"> the </w:t>
      </w:r>
      <w:r w:rsidR="00A906CF" w:rsidRPr="003919FE">
        <w:rPr>
          <w:rFonts w:ascii="Times New Roman" w:hAnsi="Times New Roman" w:cs="Times New Roman"/>
          <w:color w:val="000000" w:themeColor="text1"/>
          <w:sz w:val="24"/>
          <w:szCs w:val="24"/>
        </w:rPr>
        <w:t>methods</w:t>
      </w:r>
      <w:r w:rsidRPr="003919FE">
        <w:rPr>
          <w:rFonts w:ascii="Times New Roman" w:hAnsi="Times New Roman" w:cs="Times New Roman"/>
          <w:color w:val="000000" w:themeColor="text1"/>
          <w:sz w:val="24"/>
          <w:szCs w:val="24"/>
        </w:rPr>
        <w:t xml:space="preserve"> of data collection used are:</w:t>
      </w:r>
    </w:p>
    <w:p w14:paraId="1F8848CB" w14:textId="76E2066D" w:rsidR="006809F3" w:rsidRPr="00B541E4" w:rsidRDefault="006809F3" w:rsidP="006809F3">
      <w:pPr>
        <w:widowControl w:val="0"/>
        <w:numPr>
          <w:ilvl w:val="0"/>
          <w:numId w:val="12"/>
        </w:numPr>
        <w:spacing w:before="240" w:after="160" w:line="360" w:lineRule="auto"/>
        <w:contextualSpacing/>
        <w:jc w:val="both"/>
        <w:rPr>
          <w:rFonts w:ascii="Times New Roman" w:eastAsiaTheme="minorEastAsia" w:hAnsi="Times New Roman" w:cs="Times New Roman"/>
          <w:color w:val="000000" w:themeColor="text1"/>
          <w:kern w:val="2"/>
          <w:sz w:val="24"/>
          <w:szCs w:val="24"/>
          <w:lang w:eastAsia="zh-CN"/>
        </w:rPr>
      </w:pPr>
      <w:r w:rsidRPr="00F24D5D">
        <w:rPr>
          <w:rFonts w:ascii="Times New Roman" w:eastAsiaTheme="minorEastAsia" w:hAnsi="Times New Roman" w:cs="Times New Roman"/>
          <w:b/>
          <w:bCs/>
          <w:color w:val="000000" w:themeColor="text1"/>
          <w:kern w:val="2"/>
          <w:sz w:val="24"/>
          <w:szCs w:val="24"/>
          <w:lang w:eastAsia="zh-CN"/>
        </w:rPr>
        <w:t>Observation of the Work Environment</w:t>
      </w:r>
      <w:r w:rsidR="00F24D5D">
        <w:rPr>
          <w:rFonts w:ascii="Times New Roman" w:eastAsiaTheme="minorEastAsia" w:hAnsi="Times New Roman" w:cs="Times New Roman"/>
          <w:color w:val="000000" w:themeColor="text1"/>
          <w:kern w:val="2"/>
          <w:sz w:val="24"/>
          <w:szCs w:val="24"/>
          <w:lang w:eastAsia="zh-CN"/>
        </w:rPr>
        <w:t xml:space="preserve">: </w:t>
      </w:r>
      <w:r w:rsidR="00F24D5D" w:rsidRPr="00B541E4">
        <w:rPr>
          <w:rFonts w:ascii="Times New Roman" w:hAnsi="Times New Roman" w:cs="Times New Roman"/>
          <w:color w:val="000000" w:themeColor="text1"/>
          <w:sz w:val="24"/>
          <w:szCs w:val="24"/>
        </w:rPr>
        <w:t>This method was employed to acquire information and data for this study by monitoring how the manual system worked. The most evident flaws in the existing system were discovered via detailed inspection. Using the observational approach, the context in which the observation is made can be modified in a variety of ways</w:t>
      </w:r>
    </w:p>
    <w:p w14:paraId="793713B8" w14:textId="6714D9C4" w:rsidR="006809F3" w:rsidRDefault="006809F3" w:rsidP="006809F3">
      <w:pPr>
        <w:widowControl w:val="0"/>
        <w:numPr>
          <w:ilvl w:val="0"/>
          <w:numId w:val="12"/>
        </w:numPr>
        <w:spacing w:before="240" w:after="160" w:line="360" w:lineRule="auto"/>
        <w:contextualSpacing/>
        <w:jc w:val="both"/>
        <w:rPr>
          <w:rFonts w:ascii="Times New Roman" w:eastAsiaTheme="minorEastAsia" w:hAnsi="Times New Roman" w:cs="Times New Roman"/>
          <w:color w:val="000000" w:themeColor="text1"/>
          <w:kern w:val="2"/>
          <w:sz w:val="24"/>
          <w:szCs w:val="24"/>
          <w:lang w:eastAsia="zh-CN"/>
        </w:rPr>
      </w:pPr>
      <w:r w:rsidRPr="00F24D5D">
        <w:rPr>
          <w:rFonts w:ascii="Times New Roman" w:eastAsiaTheme="minorEastAsia" w:hAnsi="Times New Roman" w:cs="Times New Roman"/>
          <w:b/>
          <w:bCs/>
          <w:color w:val="000000" w:themeColor="text1"/>
          <w:kern w:val="2"/>
          <w:sz w:val="24"/>
          <w:szCs w:val="24"/>
          <w:lang w:eastAsia="zh-CN"/>
        </w:rPr>
        <w:t>Documentation</w:t>
      </w:r>
      <w:r w:rsidR="00F24D5D">
        <w:rPr>
          <w:rFonts w:ascii="Times New Roman" w:eastAsiaTheme="minorEastAsia" w:hAnsi="Times New Roman" w:cs="Times New Roman"/>
          <w:color w:val="000000" w:themeColor="text1"/>
          <w:kern w:val="2"/>
          <w:sz w:val="24"/>
          <w:szCs w:val="24"/>
          <w:lang w:eastAsia="zh-CN"/>
        </w:rPr>
        <w:t xml:space="preserve">: </w:t>
      </w:r>
      <w:r w:rsidR="00F24D5D" w:rsidRPr="00B541E4">
        <w:rPr>
          <w:rFonts w:ascii="Times New Roman" w:hAnsi="Times New Roman" w:cs="Times New Roman"/>
          <w:color w:val="000000" w:themeColor="text1"/>
          <w:sz w:val="24"/>
          <w:szCs w:val="24"/>
        </w:rPr>
        <w:t>This method of data collection is used because it allows for comparison with past studies. This includes the internet, which is a data collection tool. The internet was used to find information on difficult or ambiguous issues</w:t>
      </w:r>
      <w:r w:rsidR="009458C1">
        <w:rPr>
          <w:rFonts w:ascii="Times New Roman" w:hAnsi="Times New Roman" w:cs="Times New Roman"/>
          <w:color w:val="000000" w:themeColor="text1"/>
          <w:sz w:val="24"/>
          <w:szCs w:val="24"/>
        </w:rPr>
        <w:t xml:space="preserve">. </w:t>
      </w:r>
      <w:r w:rsidR="00F24D5D" w:rsidRPr="00B541E4">
        <w:rPr>
          <w:rFonts w:ascii="Times New Roman" w:hAnsi="Times New Roman" w:cs="Times New Roman"/>
          <w:color w:val="000000" w:themeColor="text1"/>
          <w:sz w:val="24"/>
          <w:szCs w:val="24"/>
        </w:rPr>
        <w:t>This method of data collection is used because it allows for comparison with past studies. This includes the internet, which is a data collection tool. The internet was used to find information on difficult or ambiguous issues</w:t>
      </w:r>
    </w:p>
    <w:p w14:paraId="355DCCC3" w14:textId="77777777" w:rsidR="004B2CC3" w:rsidRDefault="004B2CC3" w:rsidP="006809F3">
      <w:pPr>
        <w:spacing w:after="292" w:line="360" w:lineRule="auto"/>
        <w:rPr>
          <w:rFonts w:ascii="Times New Roman" w:eastAsia="Calibri" w:hAnsi="Times New Roman" w:cs="Times New Roman"/>
          <w:b/>
          <w:bCs/>
          <w:sz w:val="24"/>
          <w:szCs w:val="24"/>
          <w:lang w:val="en-GB"/>
        </w:rPr>
      </w:pPr>
    </w:p>
    <w:p w14:paraId="334DE104" w14:textId="77777777" w:rsidR="004C03F5" w:rsidRDefault="004C03F5">
      <w:pPr>
        <w:spacing w:after="160" w:line="259" w:lineRule="auto"/>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br w:type="page"/>
      </w:r>
    </w:p>
    <w:p w14:paraId="40561E82" w14:textId="4734228F" w:rsidR="006809F3" w:rsidRPr="00B541E4" w:rsidRDefault="006809F3" w:rsidP="006809F3">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lastRenderedPageBreak/>
        <w:t>3.3</w:t>
      </w:r>
      <w:r w:rsidR="008F7E8D">
        <w:rPr>
          <w:rFonts w:ascii="Times New Roman" w:eastAsia="Calibri" w:hAnsi="Times New Roman" w:cs="Times New Roman"/>
          <w:b/>
          <w:bCs/>
          <w:sz w:val="24"/>
          <w:szCs w:val="24"/>
          <w:lang w:val="en-GB"/>
        </w:rPr>
        <w:t xml:space="preserve"> </w:t>
      </w:r>
      <w:r w:rsidRPr="00B541E4">
        <w:rPr>
          <w:rFonts w:ascii="Times New Roman" w:eastAsia="Calibri" w:hAnsi="Times New Roman" w:cs="Times New Roman"/>
          <w:b/>
          <w:bCs/>
          <w:sz w:val="24"/>
          <w:szCs w:val="24"/>
          <w:lang w:val="en-GB"/>
        </w:rPr>
        <w:t>System</w:t>
      </w:r>
      <w:r w:rsidR="008927D7">
        <w:rPr>
          <w:rFonts w:ascii="Times New Roman" w:eastAsia="Calibri" w:hAnsi="Times New Roman" w:cs="Times New Roman"/>
          <w:b/>
          <w:bCs/>
          <w:sz w:val="24"/>
          <w:szCs w:val="24"/>
          <w:lang w:val="en-GB"/>
        </w:rPr>
        <w:t xml:space="preserve"> Design</w:t>
      </w:r>
    </w:p>
    <w:p w14:paraId="6793CD9E" w14:textId="5A840AB2" w:rsidR="00912D93" w:rsidRDefault="004C03F5" w:rsidP="00912D93">
      <w:pPr>
        <w:spacing w:line="360" w:lineRule="auto"/>
        <w:jc w:val="both"/>
        <w:rPr>
          <w:rFonts w:ascii="Times New Roman" w:eastAsia="Calibri" w:hAnsi="Times New Roman" w:cs="Times New Roman"/>
          <w:sz w:val="24"/>
          <w:szCs w:val="24"/>
          <w:lang w:val="en-GB"/>
        </w:rPr>
      </w:pPr>
      <w:r w:rsidRPr="004C03F5">
        <w:rPr>
          <w:rFonts w:ascii="Times New Roman" w:eastAsia="Calibri" w:hAnsi="Times New Roman" w:cs="Times New Roman"/>
          <w:sz w:val="24"/>
          <w:szCs w:val="24"/>
          <w:lang w:val="en-GB"/>
        </w:rPr>
        <w:t>System Design is defined as a process of creating an architecture for different components, interfaces, and modules of the system and providing corresponding data helpful in implementing such elements in systems.</w:t>
      </w:r>
      <w:r>
        <w:rPr>
          <w:rFonts w:ascii="Times New Roman" w:eastAsia="Calibri" w:hAnsi="Times New Roman" w:cs="Times New Roman"/>
          <w:sz w:val="24"/>
          <w:szCs w:val="24"/>
          <w:lang w:val="en-GB"/>
        </w:rPr>
        <w:t xml:space="preserve"> </w:t>
      </w:r>
      <w:r w:rsidRPr="004C03F5">
        <w:rPr>
          <w:rFonts w:ascii="Times New Roman" w:eastAsia="Calibri" w:hAnsi="Times New Roman" w:cs="Times New Roman"/>
          <w:sz w:val="24"/>
          <w:szCs w:val="24"/>
          <w:lang w:val="en-GB"/>
        </w:rPr>
        <w:t>System Design not only is a vital step in the development of the system but also provides the backbone to handle exceptional scenarios because it represents the business logic of software</w:t>
      </w:r>
      <w:r>
        <w:rPr>
          <w:rFonts w:ascii="Times New Roman" w:eastAsia="Calibri" w:hAnsi="Times New Roman" w:cs="Times New Roman"/>
          <w:sz w:val="24"/>
          <w:szCs w:val="24"/>
          <w:lang w:val="en-GB"/>
        </w:rPr>
        <w:t xml:space="preserve">. </w:t>
      </w:r>
      <w:r w:rsidR="006809F3" w:rsidRPr="00B541E4">
        <w:rPr>
          <w:rFonts w:ascii="Times New Roman" w:eastAsia="Calibri" w:hAnsi="Times New Roman" w:cs="Times New Roman"/>
          <w:sz w:val="24"/>
          <w:szCs w:val="24"/>
          <w:lang w:val="en-GB"/>
        </w:rPr>
        <w:t xml:space="preserve">A system </w:t>
      </w:r>
      <w:r>
        <w:rPr>
          <w:rFonts w:ascii="Times New Roman" w:eastAsia="Calibri" w:hAnsi="Times New Roman" w:cs="Times New Roman"/>
          <w:sz w:val="24"/>
          <w:szCs w:val="24"/>
          <w:lang w:val="en-GB"/>
        </w:rPr>
        <w:t>design</w:t>
      </w:r>
      <w:r w:rsidR="006809F3" w:rsidRPr="00B541E4">
        <w:rPr>
          <w:rFonts w:ascii="Times New Roman" w:eastAsia="Calibri" w:hAnsi="Times New Roman" w:cs="Times New Roman"/>
          <w:sz w:val="24"/>
          <w:szCs w:val="24"/>
          <w:lang w:val="en-GB"/>
        </w:rPr>
        <w:t xml:space="preserve"> is a conceptual model of a system that explains and represents it. A system is any interaction between a set of components that work together to achieve a common purpose. </w:t>
      </w:r>
      <w:r w:rsidR="00F01612" w:rsidRPr="00F01612">
        <w:rPr>
          <w:rFonts w:ascii="Times New Roman" w:eastAsia="Calibri" w:hAnsi="Times New Roman" w:cs="Times New Roman"/>
          <w:sz w:val="24"/>
          <w:szCs w:val="24"/>
          <w:lang w:val="en-GB"/>
        </w:rPr>
        <w:t>(GeeksforGeeks, 2023)</w:t>
      </w:r>
    </w:p>
    <w:p w14:paraId="7B2FEDA2" w14:textId="5A9B0A56" w:rsidR="003D79DF" w:rsidRPr="003028C1" w:rsidRDefault="003D79DF" w:rsidP="003D79DF">
      <w:pPr>
        <w:spacing w:after="0" w:line="360" w:lineRule="auto"/>
        <w:jc w:val="both"/>
        <w:rPr>
          <w:rFonts w:ascii="Times New Roman" w:hAnsi="Times New Roman"/>
          <w:b/>
          <w:sz w:val="24"/>
          <w:szCs w:val="24"/>
        </w:rPr>
      </w:pPr>
      <w:r w:rsidRPr="003028C1">
        <w:rPr>
          <w:rFonts w:ascii="Times New Roman" w:hAnsi="Times New Roman"/>
          <w:b/>
          <w:sz w:val="24"/>
          <w:szCs w:val="24"/>
        </w:rPr>
        <w:t>3.</w:t>
      </w:r>
      <w:r w:rsidR="006809F3">
        <w:rPr>
          <w:rFonts w:ascii="Times New Roman" w:hAnsi="Times New Roman"/>
          <w:b/>
          <w:sz w:val="24"/>
          <w:szCs w:val="24"/>
        </w:rPr>
        <w:t>3</w:t>
      </w:r>
      <w:r w:rsidRPr="003028C1">
        <w:rPr>
          <w:rFonts w:ascii="Times New Roman" w:hAnsi="Times New Roman"/>
          <w:b/>
          <w:sz w:val="24"/>
          <w:szCs w:val="24"/>
        </w:rPr>
        <w:t>.1 Use Case Diagram</w:t>
      </w:r>
    </w:p>
    <w:p w14:paraId="78BC4AC5" w14:textId="4497BBCF" w:rsidR="003D79DF" w:rsidRDefault="00912D93" w:rsidP="003D79DF">
      <w:pPr>
        <w:spacing w:line="360" w:lineRule="auto"/>
        <w:jc w:val="both"/>
        <w:rPr>
          <w:rFonts w:ascii="Times New Roman" w:hAnsi="Times New Roman"/>
          <w:noProof/>
          <w:sz w:val="24"/>
          <w:szCs w:val="24"/>
        </w:rPr>
      </w:pPr>
      <w:r>
        <w:rPr>
          <w:noProof/>
        </w:rPr>
        <w:drawing>
          <wp:anchor distT="0" distB="0" distL="114300" distR="114300" simplePos="0" relativeHeight="251684864" behindDoc="0" locked="0" layoutInCell="1" allowOverlap="1" wp14:anchorId="301681CB" wp14:editId="6763E49C">
            <wp:simplePos x="0" y="0"/>
            <wp:positionH relativeFrom="margin">
              <wp:align>center</wp:align>
            </wp:positionH>
            <wp:positionV relativeFrom="paragraph">
              <wp:posOffset>1029970</wp:posOffset>
            </wp:positionV>
            <wp:extent cx="4248150" cy="3913200"/>
            <wp:effectExtent l="0" t="0" r="0" b="0"/>
            <wp:wrapSquare wrapText="bothSides"/>
            <wp:docPr id="2304073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3913200"/>
                    </a:xfrm>
                    <a:prstGeom prst="rect">
                      <a:avLst/>
                    </a:prstGeom>
                    <a:noFill/>
                    <a:ln>
                      <a:noFill/>
                    </a:ln>
                  </pic:spPr>
                </pic:pic>
              </a:graphicData>
            </a:graphic>
          </wp:anchor>
        </w:drawing>
      </w:r>
      <w:r w:rsidR="003D79DF" w:rsidRPr="00E35E19">
        <w:rPr>
          <w:rFonts w:ascii="Times New Roman" w:hAnsi="Times New Roman"/>
          <w:sz w:val="24"/>
          <w:szCs w:val="24"/>
        </w:rPr>
        <w:t>Use-case diagrams give a system's high-level operations and domain. These diagrams show how the system's actors interact with one another. Use-case diagrams' use cases and actors describe what the system does and how the actors use it, but they do not explain how the system functions inside.</w:t>
      </w:r>
      <w:r w:rsidR="003D79DF" w:rsidRPr="00E35E19">
        <w:rPr>
          <w:rFonts w:ascii="Times New Roman" w:hAnsi="Times New Roman"/>
          <w:noProof/>
          <w:sz w:val="24"/>
          <w:szCs w:val="24"/>
        </w:rPr>
        <w:t xml:space="preserve"> </w:t>
      </w:r>
    </w:p>
    <w:p w14:paraId="6A8D6F8F" w14:textId="1EBFF146" w:rsidR="003D79DF" w:rsidRDefault="003D79DF" w:rsidP="003D79DF">
      <w:pPr>
        <w:spacing w:line="360" w:lineRule="auto"/>
        <w:jc w:val="both"/>
        <w:rPr>
          <w:rFonts w:ascii="Times New Roman" w:hAnsi="Times New Roman"/>
          <w:noProof/>
          <w:sz w:val="24"/>
          <w:szCs w:val="24"/>
        </w:rPr>
      </w:pPr>
    </w:p>
    <w:p w14:paraId="4EFDB4DD" w14:textId="77777777" w:rsidR="003D79DF" w:rsidRDefault="003D79DF" w:rsidP="003D79DF">
      <w:pPr>
        <w:spacing w:line="360" w:lineRule="auto"/>
        <w:jc w:val="both"/>
        <w:rPr>
          <w:rFonts w:ascii="Times New Roman" w:hAnsi="Times New Roman"/>
          <w:noProof/>
          <w:sz w:val="24"/>
          <w:szCs w:val="24"/>
        </w:rPr>
      </w:pPr>
    </w:p>
    <w:p w14:paraId="76105C0C" w14:textId="77777777" w:rsidR="003D79DF" w:rsidRDefault="003D79DF" w:rsidP="003D79DF">
      <w:pPr>
        <w:spacing w:line="360" w:lineRule="auto"/>
        <w:jc w:val="both"/>
        <w:rPr>
          <w:rFonts w:ascii="Times New Roman" w:hAnsi="Times New Roman"/>
          <w:noProof/>
          <w:sz w:val="24"/>
          <w:szCs w:val="24"/>
        </w:rPr>
      </w:pPr>
    </w:p>
    <w:p w14:paraId="6CA8296C" w14:textId="77777777" w:rsidR="003D79DF" w:rsidRDefault="003D79DF" w:rsidP="003D79DF">
      <w:pPr>
        <w:spacing w:line="360" w:lineRule="auto"/>
        <w:jc w:val="both"/>
        <w:rPr>
          <w:rFonts w:ascii="Times New Roman" w:hAnsi="Times New Roman"/>
          <w:noProof/>
          <w:sz w:val="24"/>
          <w:szCs w:val="24"/>
        </w:rPr>
      </w:pPr>
    </w:p>
    <w:p w14:paraId="0A4A1830" w14:textId="77777777" w:rsidR="003D79DF" w:rsidRDefault="003D79DF" w:rsidP="003D79DF">
      <w:pPr>
        <w:spacing w:line="360" w:lineRule="auto"/>
        <w:jc w:val="both"/>
        <w:rPr>
          <w:rFonts w:ascii="Times New Roman" w:hAnsi="Times New Roman"/>
          <w:noProof/>
          <w:sz w:val="24"/>
          <w:szCs w:val="24"/>
        </w:rPr>
      </w:pPr>
    </w:p>
    <w:p w14:paraId="578E97F8" w14:textId="77777777" w:rsidR="003D79DF" w:rsidRDefault="003D79DF" w:rsidP="003D79DF">
      <w:pPr>
        <w:spacing w:line="360" w:lineRule="auto"/>
        <w:jc w:val="both"/>
        <w:rPr>
          <w:rFonts w:ascii="Times New Roman" w:hAnsi="Times New Roman"/>
          <w:noProof/>
          <w:sz w:val="24"/>
          <w:szCs w:val="24"/>
        </w:rPr>
      </w:pPr>
    </w:p>
    <w:p w14:paraId="1468D738" w14:textId="77777777" w:rsidR="003D79DF" w:rsidRPr="00E35E19" w:rsidRDefault="003D79DF" w:rsidP="003D79DF">
      <w:pPr>
        <w:spacing w:line="360" w:lineRule="auto"/>
        <w:jc w:val="both"/>
        <w:rPr>
          <w:rFonts w:ascii="Times New Roman" w:hAnsi="Times New Roman"/>
          <w:sz w:val="24"/>
          <w:szCs w:val="24"/>
        </w:rPr>
      </w:pPr>
    </w:p>
    <w:p w14:paraId="61E87934" w14:textId="77777777" w:rsidR="00EB5EA8" w:rsidRDefault="00EB5EA8" w:rsidP="003D79DF">
      <w:pPr>
        <w:tabs>
          <w:tab w:val="left" w:pos="8473"/>
        </w:tabs>
        <w:spacing w:line="360" w:lineRule="auto"/>
        <w:jc w:val="both"/>
        <w:rPr>
          <w:rFonts w:ascii="Times New Roman" w:hAnsi="Times New Roman"/>
          <w:sz w:val="24"/>
          <w:szCs w:val="24"/>
        </w:rPr>
      </w:pPr>
    </w:p>
    <w:p w14:paraId="4FCC1622" w14:textId="2B2B8A34" w:rsidR="003D79DF" w:rsidRDefault="003D79DF" w:rsidP="003D79DF">
      <w:pPr>
        <w:tabs>
          <w:tab w:val="left" w:pos="8473"/>
        </w:tabs>
        <w:spacing w:line="360" w:lineRule="auto"/>
        <w:jc w:val="both"/>
        <w:rPr>
          <w:rFonts w:ascii="Times New Roman" w:hAnsi="Times New Roman"/>
          <w:sz w:val="24"/>
          <w:szCs w:val="24"/>
        </w:rPr>
      </w:pPr>
    </w:p>
    <w:p w14:paraId="6379FF06" w14:textId="0D4DE6FC" w:rsidR="003D79DF" w:rsidRDefault="003D79DF" w:rsidP="003D79DF">
      <w:pPr>
        <w:tabs>
          <w:tab w:val="left" w:pos="8473"/>
        </w:tabs>
        <w:spacing w:line="360" w:lineRule="auto"/>
        <w:jc w:val="both"/>
        <w:rPr>
          <w:rFonts w:ascii="Times New Roman" w:hAnsi="Times New Roman"/>
          <w:sz w:val="24"/>
          <w:szCs w:val="24"/>
        </w:rPr>
      </w:pPr>
    </w:p>
    <w:p w14:paraId="3F7ADC19" w14:textId="3A8DF328" w:rsidR="003D79DF" w:rsidRDefault="00912D93" w:rsidP="00716784">
      <w:pPr>
        <w:spacing w:after="0" w:line="360" w:lineRule="auto"/>
        <w:jc w:val="center"/>
        <w:rPr>
          <w:rFonts w:ascii="Times New Roman" w:hAnsi="Times New Roman"/>
          <w:b/>
          <w:sz w:val="24"/>
          <w:szCs w:val="24"/>
        </w:rPr>
      </w:pPr>
      <w:r>
        <w:rPr>
          <w:rFonts w:ascii="Times New Roman" w:hAnsi="Times New Roman"/>
          <w:b/>
          <w:sz w:val="24"/>
          <w:szCs w:val="24"/>
        </w:rPr>
        <w:t>Fig</w:t>
      </w:r>
      <w:r w:rsidR="008F7E8D">
        <w:rPr>
          <w:rFonts w:ascii="Times New Roman" w:hAnsi="Times New Roman"/>
          <w:b/>
          <w:sz w:val="24"/>
          <w:szCs w:val="24"/>
        </w:rPr>
        <w:t>ure</w:t>
      </w:r>
      <w:r>
        <w:rPr>
          <w:rFonts w:ascii="Times New Roman" w:hAnsi="Times New Roman"/>
          <w:b/>
          <w:sz w:val="24"/>
          <w:szCs w:val="24"/>
        </w:rPr>
        <w:t xml:space="preserve"> 3.1 Use Case</w:t>
      </w:r>
      <w:ins w:id="11" w:author="ABUBAKAR BALARABE" w:date="2023-08-22T17:20:00Z">
        <w:r w:rsidR="008927D7">
          <w:rPr>
            <w:rFonts w:ascii="Times New Roman" w:hAnsi="Times New Roman"/>
            <w:b/>
            <w:sz w:val="24"/>
            <w:szCs w:val="24"/>
          </w:rPr>
          <w:t xml:space="preserve"> </w:t>
        </w:r>
      </w:ins>
    </w:p>
    <w:p w14:paraId="48A315ED" w14:textId="77777777" w:rsidR="0092319D" w:rsidRDefault="0092319D" w:rsidP="00716784">
      <w:pPr>
        <w:spacing w:after="0" w:line="360" w:lineRule="auto"/>
        <w:jc w:val="center"/>
        <w:rPr>
          <w:rFonts w:ascii="Times New Roman" w:hAnsi="Times New Roman"/>
          <w:b/>
          <w:sz w:val="24"/>
          <w:szCs w:val="24"/>
        </w:rPr>
      </w:pPr>
    </w:p>
    <w:p w14:paraId="16F6DF3B" w14:textId="4E79C7D7" w:rsidR="00716784" w:rsidRPr="00B541E4" w:rsidRDefault="00716784" w:rsidP="00716784">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lastRenderedPageBreak/>
        <w:t>3.3.2</w:t>
      </w:r>
      <w:r w:rsidR="008F7E8D">
        <w:rPr>
          <w:rFonts w:ascii="Times New Roman" w:eastAsia="Calibri" w:hAnsi="Times New Roman" w:cs="Times New Roman"/>
          <w:b/>
          <w:bCs/>
          <w:sz w:val="24"/>
          <w:szCs w:val="24"/>
          <w:lang w:val="en-GB"/>
        </w:rPr>
        <w:t xml:space="preserve"> </w:t>
      </w:r>
      <w:r w:rsidRPr="00B541E4">
        <w:rPr>
          <w:rFonts w:ascii="Times New Roman" w:eastAsia="Calibri" w:hAnsi="Times New Roman" w:cs="Times New Roman"/>
          <w:b/>
          <w:bCs/>
          <w:sz w:val="24"/>
          <w:szCs w:val="24"/>
          <w:lang w:val="en-GB"/>
        </w:rPr>
        <w:t>Class Diagrams</w:t>
      </w:r>
    </w:p>
    <w:p w14:paraId="17DE91CF" w14:textId="2DEDC242" w:rsidR="00716784" w:rsidRDefault="00716784" w:rsidP="00716784">
      <w:pPr>
        <w:spacing w:line="360" w:lineRule="auto"/>
        <w:jc w:val="both"/>
        <w:rPr>
          <w:rFonts w:ascii="Times New Roman" w:eastAsia="Calibri" w:hAnsi="Times New Roman" w:cs="Times New Roman"/>
          <w:sz w:val="24"/>
          <w:szCs w:val="24"/>
          <w:lang w:val="en-GB"/>
        </w:rPr>
      </w:pPr>
      <w:r w:rsidRPr="00B541E4">
        <w:rPr>
          <w:rFonts w:ascii="Times New Roman" w:eastAsia="Calibri" w:hAnsi="Times New Roman" w:cs="Times New Roman"/>
          <w:sz w:val="24"/>
          <w:szCs w:val="24"/>
          <w:lang w:val="en-GB"/>
        </w:rPr>
        <w:t>The Unified Modeling Language (UML) class diagram is an implementation of an independent perspective of how the system interface would look, with each class having its own set of attributes and demonstrating how they interact with one another. Class diagrams employ the Unified Modeling Language standards to visually portray a given system's static structure and composition (UML).</w:t>
      </w:r>
    </w:p>
    <w:p w14:paraId="508C6E97" w14:textId="77777777" w:rsidR="00716784" w:rsidRPr="00E35E19" w:rsidRDefault="00716784" w:rsidP="00716784">
      <w:pPr>
        <w:spacing w:line="360" w:lineRule="auto"/>
        <w:jc w:val="center"/>
        <w:rPr>
          <w:rFonts w:ascii="Times New Roman" w:hAnsi="Times New Roman"/>
          <w:sz w:val="24"/>
          <w:szCs w:val="24"/>
        </w:rPr>
      </w:pPr>
      <w:r w:rsidRPr="003028C1">
        <w:rPr>
          <w:noProof/>
          <w:sz w:val="24"/>
          <w:szCs w:val="28"/>
        </w:rPr>
        <w:drawing>
          <wp:anchor distT="0" distB="0" distL="114300" distR="114300" simplePos="0" relativeHeight="251686912" behindDoc="0" locked="0" layoutInCell="1" allowOverlap="1" wp14:anchorId="0D24E555" wp14:editId="5B7E9B36">
            <wp:simplePos x="0" y="0"/>
            <wp:positionH relativeFrom="column">
              <wp:posOffset>-32385</wp:posOffset>
            </wp:positionH>
            <wp:positionV relativeFrom="paragraph">
              <wp:posOffset>45085</wp:posOffset>
            </wp:positionV>
            <wp:extent cx="5943600" cy="4368165"/>
            <wp:effectExtent l="0" t="0" r="0" b="0"/>
            <wp:wrapNone/>
            <wp:docPr id="1226634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7B8021" w14:textId="77777777" w:rsidR="00716784" w:rsidRPr="00E35E19" w:rsidRDefault="00716784" w:rsidP="00716784">
      <w:pPr>
        <w:spacing w:line="360" w:lineRule="auto"/>
        <w:jc w:val="center"/>
        <w:rPr>
          <w:rFonts w:ascii="Times New Roman" w:hAnsi="Times New Roman"/>
          <w:sz w:val="24"/>
          <w:szCs w:val="24"/>
        </w:rPr>
      </w:pPr>
    </w:p>
    <w:p w14:paraId="3AEF53B2" w14:textId="77777777" w:rsidR="00716784" w:rsidRPr="00E35E19" w:rsidRDefault="00716784" w:rsidP="00716784">
      <w:pPr>
        <w:spacing w:line="360" w:lineRule="auto"/>
        <w:jc w:val="center"/>
        <w:rPr>
          <w:rFonts w:ascii="Times New Roman" w:hAnsi="Times New Roman"/>
          <w:sz w:val="24"/>
          <w:szCs w:val="24"/>
        </w:rPr>
      </w:pPr>
    </w:p>
    <w:p w14:paraId="0A6AA81D" w14:textId="77777777" w:rsidR="00716784" w:rsidRPr="00E35E19" w:rsidRDefault="00716784" w:rsidP="00716784">
      <w:pPr>
        <w:spacing w:line="360" w:lineRule="auto"/>
        <w:jc w:val="center"/>
        <w:rPr>
          <w:rFonts w:ascii="Times New Roman" w:hAnsi="Times New Roman"/>
          <w:sz w:val="24"/>
          <w:szCs w:val="24"/>
        </w:rPr>
      </w:pPr>
    </w:p>
    <w:p w14:paraId="38C008D9" w14:textId="77777777" w:rsidR="00716784" w:rsidRPr="00E35E19" w:rsidRDefault="00716784" w:rsidP="00716784">
      <w:pPr>
        <w:spacing w:line="360" w:lineRule="auto"/>
        <w:jc w:val="center"/>
        <w:rPr>
          <w:rFonts w:ascii="Times New Roman" w:hAnsi="Times New Roman"/>
          <w:sz w:val="24"/>
          <w:szCs w:val="24"/>
        </w:rPr>
      </w:pPr>
    </w:p>
    <w:p w14:paraId="3A203C08" w14:textId="77777777" w:rsidR="00716784" w:rsidRPr="00E35E19" w:rsidRDefault="00716784" w:rsidP="00716784">
      <w:pPr>
        <w:spacing w:line="360" w:lineRule="auto"/>
        <w:jc w:val="center"/>
        <w:rPr>
          <w:rFonts w:ascii="Times New Roman" w:hAnsi="Times New Roman"/>
          <w:sz w:val="24"/>
          <w:szCs w:val="24"/>
        </w:rPr>
      </w:pPr>
    </w:p>
    <w:p w14:paraId="01ABD886" w14:textId="77777777" w:rsidR="00716784" w:rsidRPr="00E35E19" w:rsidRDefault="00716784" w:rsidP="00716784">
      <w:pPr>
        <w:spacing w:line="360" w:lineRule="auto"/>
        <w:jc w:val="center"/>
        <w:rPr>
          <w:rFonts w:ascii="Times New Roman" w:hAnsi="Times New Roman"/>
          <w:sz w:val="24"/>
          <w:szCs w:val="24"/>
        </w:rPr>
      </w:pPr>
    </w:p>
    <w:p w14:paraId="389E4973" w14:textId="77777777" w:rsidR="00716784" w:rsidRPr="00E35E19" w:rsidRDefault="00716784" w:rsidP="00716784">
      <w:pPr>
        <w:spacing w:line="360" w:lineRule="auto"/>
        <w:jc w:val="center"/>
        <w:rPr>
          <w:rFonts w:ascii="Times New Roman" w:hAnsi="Times New Roman"/>
          <w:sz w:val="24"/>
          <w:szCs w:val="24"/>
        </w:rPr>
      </w:pPr>
    </w:p>
    <w:p w14:paraId="2B74802C" w14:textId="77777777" w:rsidR="00716784" w:rsidRPr="00E35E19" w:rsidRDefault="00716784" w:rsidP="00716784">
      <w:pPr>
        <w:spacing w:line="360" w:lineRule="auto"/>
        <w:jc w:val="center"/>
        <w:rPr>
          <w:rFonts w:ascii="Times New Roman" w:hAnsi="Times New Roman"/>
          <w:sz w:val="24"/>
          <w:szCs w:val="24"/>
        </w:rPr>
      </w:pPr>
    </w:p>
    <w:p w14:paraId="2F65D5BA" w14:textId="77777777" w:rsidR="00716784" w:rsidRDefault="00716784" w:rsidP="00716784">
      <w:pPr>
        <w:spacing w:line="360" w:lineRule="auto"/>
        <w:jc w:val="center"/>
        <w:rPr>
          <w:rFonts w:ascii="Times New Roman" w:hAnsi="Times New Roman"/>
          <w:sz w:val="24"/>
          <w:szCs w:val="24"/>
        </w:rPr>
      </w:pPr>
    </w:p>
    <w:p w14:paraId="70C50DD2" w14:textId="77777777" w:rsidR="00716784" w:rsidRDefault="00716784" w:rsidP="00716784">
      <w:pPr>
        <w:spacing w:line="360" w:lineRule="auto"/>
        <w:jc w:val="center"/>
        <w:rPr>
          <w:rFonts w:ascii="Times New Roman" w:hAnsi="Times New Roman"/>
          <w:sz w:val="24"/>
          <w:szCs w:val="24"/>
        </w:rPr>
      </w:pPr>
    </w:p>
    <w:p w14:paraId="52B0158B" w14:textId="77777777" w:rsidR="00716784" w:rsidDel="008927D7" w:rsidRDefault="00716784" w:rsidP="00716784">
      <w:pPr>
        <w:spacing w:line="360" w:lineRule="auto"/>
        <w:jc w:val="center"/>
        <w:rPr>
          <w:del w:id="12" w:author="ABUBAKAR BALARABE" w:date="2023-08-22T17:22:00Z"/>
          <w:rFonts w:ascii="Times New Roman" w:hAnsi="Times New Roman"/>
          <w:sz w:val="24"/>
          <w:szCs w:val="24"/>
        </w:rPr>
      </w:pPr>
    </w:p>
    <w:p w14:paraId="483750D5" w14:textId="30235E58" w:rsidR="00716784" w:rsidRPr="00716784" w:rsidRDefault="00716784" w:rsidP="00716784">
      <w:pPr>
        <w:spacing w:line="360" w:lineRule="auto"/>
        <w:jc w:val="center"/>
        <w:rPr>
          <w:rFonts w:ascii="Times New Roman" w:hAnsi="Times New Roman"/>
          <w:b/>
          <w:bCs/>
          <w:iCs/>
          <w:sz w:val="24"/>
          <w:szCs w:val="24"/>
        </w:rPr>
      </w:pPr>
      <w:r w:rsidRPr="00716784">
        <w:rPr>
          <w:rFonts w:ascii="Times New Roman" w:hAnsi="Times New Roman"/>
          <w:b/>
          <w:bCs/>
          <w:iCs/>
          <w:sz w:val="24"/>
          <w:szCs w:val="24"/>
        </w:rPr>
        <w:t>Figure 3.</w:t>
      </w:r>
      <w:r>
        <w:rPr>
          <w:rFonts w:ascii="Times New Roman" w:hAnsi="Times New Roman"/>
          <w:b/>
          <w:bCs/>
          <w:iCs/>
          <w:sz w:val="24"/>
          <w:szCs w:val="24"/>
        </w:rPr>
        <w:t>2</w:t>
      </w:r>
      <w:r w:rsidRPr="00716784">
        <w:rPr>
          <w:rFonts w:ascii="Times New Roman" w:hAnsi="Times New Roman"/>
          <w:b/>
          <w:bCs/>
          <w:iCs/>
          <w:sz w:val="24"/>
          <w:szCs w:val="24"/>
        </w:rPr>
        <w:t xml:space="preserve"> Class Diagram</w:t>
      </w:r>
    </w:p>
    <w:p w14:paraId="6CD7341B" w14:textId="77777777" w:rsidR="00716784" w:rsidRDefault="00716784" w:rsidP="00716784">
      <w:pPr>
        <w:spacing w:after="0" w:line="360" w:lineRule="auto"/>
        <w:jc w:val="center"/>
        <w:rPr>
          <w:rFonts w:ascii="Times New Roman" w:hAnsi="Times New Roman"/>
          <w:b/>
          <w:sz w:val="24"/>
          <w:szCs w:val="24"/>
        </w:rPr>
      </w:pPr>
    </w:p>
    <w:p w14:paraId="56ED56A4" w14:textId="77777777" w:rsidR="00703974" w:rsidRDefault="00703974" w:rsidP="00716784">
      <w:pPr>
        <w:spacing w:after="0" w:line="360" w:lineRule="auto"/>
        <w:jc w:val="center"/>
        <w:rPr>
          <w:rFonts w:ascii="Times New Roman" w:hAnsi="Times New Roman"/>
          <w:b/>
          <w:sz w:val="24"/>
          <w:szCs w:val="24"/>
        </w:rPr>
      </w:pPr>
    </w:p>
    <w:p w14:paraId="282A4003" w14:textId="77777777" w:rsidR="00703974" w:rsidRDefault="00703974" w:rsidP="00716784">
      <w:pPr>
        <w:spacing w:after="0" w:line="360" w:lineRule="auto"/>
        <w:jc w:val="center"/>
        <w:rPr>
          <w:rFonts w:ascii="Times New Roman" w:hAnsi="Times New Roman"/>
          <w:b/>
          <w:sz w:val="24"/>
          <w:szCs w:val="24"/>
        </w:rPr>
      </w:pPr>
    </w:p>
    <w:p w14:paraId="5F0A828D" w14:textId="77777777" w:rsidR="00703974" w:rsidRDefault="00703974" w:rsidP="00716784">
      <w:pPr>
        <w:spacing w:after="0" w:line="360" w:lineRule="auto"/>
        <w:jc w:val="center"/>
        <w:rPr>
          <w:rFonts w:ascii="Times New Roman" w:hAnsi="Times New Roman"/>
          <w:b/>
          <w:sz w:val="24"/>
          <w:szCs w:val="24"/>
        </w:rPr>
      </w:pPr>
    </w:p>
    <w:p w14:paraId="6230E97B" w14:textId="77777777" w:rsidR="00703974" w:rsidRDefault="00703974" w:rsidP="00716784">
      <w:pPr>
        <w:spacing w:after="0" w:line="360" w:lineRule="auto"/>
        <w:jc w:val="center"/>
        <w:rPr>
          <w:rFonts w:ascii="Times New Roman" w:hAnsi="Times New Roman"/>
          <w:b/>
          <w:sz w:val="24"/>
          <w:szCs w:val="24"/>
        </w:rPr>
      </w:pPr>
    </w:p>
    <w:p w14:paraId="23C48C90" w14:textId="77777777" w:rsidR="00703974" w:rsidRPr="00B541E4" w:rsidRDefault="00703974" w:rsidP="00703974">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t>3.3.3</w:t>
      </w:r>
      <w:r w:rsidRPr="00B541E4">
        <w:rPr>
          <w:rFonts w:ascii="Times New Roman" w:eastAsia="Calibri" w:hAnsi="Times New Roman" w:cs="Times New Roman"/>
          <w:b/>
          <w:bCs/>
          <w:sz w:val="24"/>
          <w:szCs w:val="24"/>
          <w:lang w:val="en-GB"/>
        </w:rPr>
        <w:tab/>
        <w:t>Activity Diagrams</w:t>
      </w:r>
    </w:p>
    <w:p w14:paraId="4651346C" w14:textId="77777777" w:rsidR="00703974" w:rsidRPr="00B541E4" w:rsidRDefault="00703974" w:rsidP="00703974">
      <w:pPr>
        <w:spacing w:line="360" w:lineRule="auto"/>
        <w:jc w:val="both"/>
        <w:rPr>
          <w:rFonts w:ascii="Times New Roman" w:eastAsia="Calibri" w:hAnsi="Times New Roman" w:cs="Times New Roman"/>
          <w:sz w:val="24"/>
          <w:szCs w:val="24"/>
          <w:lang w:val="en-GB"/>
        </w:rPr>
      </w:pPr>
      <w:r w:rsidRPr="00B541E4">
        <w:rPr>
          <w:rFonts w:ascii="Times New Roman" w:eastAsia="Calibri" w:hAnsi="Times New Roman" w:cs="Times New Roman"/>
          <w:sz w:val="24"/>
          <w:szCs w:val="24"/>
          <w:lang w:val="en-GB"/>
        </w:rPr>
        <w:lastRenderedPageBreak/>
        <w:t>An activity diagram, like a flowchart or a data flow diagram, visually illustrates a series of events or the flow of control in a system, but it acts more like an enhanced version of both.</w:t>
      </w:r>
    </w:p>
    <w:p w14:paraId="6E6F4A94" w14:textId="77777777" w:rsidR="00E6138D" w:rsidRDefault="00E6138D" w:rsidP="003D79DF">
      <w:pPr>
        <w:spacing w:after="0" w:line="360" w:lineRule="auto"/>
        <w:jc w:val="both"/>
        <w:rPr>
          <w:rFonts w:ascii="Times New Roman" w:hAnsi="Times New Roman"/>
          <w:b/>
          <w:sz w:val="24"/>
          <w:szCs w:val="28"/>
        </w:rPr>
      </w:pPr>
    </w:p>
    <w:p w14:paraId="173F9CAF" w14:textId="7C83FC34" w:rsidR="003D79DF" w:rsidRPr="00E35E19" w:rsidRDefault="00E6138D" w:rsidP="003D79DF">
      <w:pPr>
        <w:spacing w:after="0" w:line="360" w:lineRule="auto"/>
        <w:jc w:val="both"/>
        <w:rPr>
          <w:rFonts w:ascii="Times New Roman" w:hAnsi="Times New Roman"/>
          <w:b/>
          <w:sz w:val="24"/>
          <w:szCs w:val="24"/>
        </w:rPr>
      </w:pPr>
      <w:r>
        <w:rPr>
          <w:noProof/>
        </w:rPr>
        <w:drawing>
          <wp:anchor distT="0" distB="0" distL="114300" distR="114300" simplePos="0" relativeHeight="251687936" behindDoc="0" locked="0" layoutInCell="1" allowOverlap="1" wp14:anchorId="5107347B" wp14:editId="776B6383">
            <wp:simplePos x="0" y="0"/>
            <wp:positionH relativeFrom="column">
              <wp:posOffset>3519805</wp:posOffset>
            </wp:positionH>
            <wp:positionV relativeFrom="paragraph">
              <wp:posOffset>248920</wp:posOffset>
            </wp:positionV>
            <wp:extent cx="1543050" cy="3078480"/>
            <wp:effectExtent l="0" t="0" r="0" b="7620"/>
            <wp:wrapSquare wrapText="bothSides"/>
            <wp:docPr id="544740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959">
        <w:rPr>
          <w:noProof/>
        </w:rPr>
        <w:drawing>
          <wp:inline distT="0" distB="0" distL="0" distR="0" wp14:anchorId="06C039C2" wp14:editId="55D83390">
            <wp:extent cx="1768475" cy="3347085"/>
            <wp:effectExtent l="0" t="0" r="3175" b="5715"/>
            <wp:docPr id="2631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8475" cy="3347085"/>
                    </a:xfrm>
                    <a:prstGeom prst="rect">
                      <a:avLst/>
                    </a:prstGeom>
                    <a:noFill/>
                    <a:ln>
                      <a:noFill/>
                    </a:ln>
                  </pic:spPr>
                </pic:pic>
              </a:graphicData>
            </a:graphic>
          </wp:inline>
        </w:drawing>
      </w:r>
      <w:r w:rsidRPr="00E6138D">
        <w:t xml:space="preserve"> </w:t>
      </w:r>
    </w:p>
    <w:p w14:paraId="7D0036E1" w14:textId="75977E21" w:rsidR="00E6138D" w:rsidRPr="00E35E19" w:rsidRDefault="008C4959" w:rsidP="00E6138D">
      <w:pPr>
        <w:spacing w:after="0" w:line="360" w:lineRule="auto"/>
        <w:jc w:val="both"/>
        <w:rPr>
          <w:rFonts w:ascii="Times New Roman" w:hAnsi="Times New Roman"/>
          <w:b/>
          <w:sz w:val="24"/>
          <w:szCs w:val="24"/>
        </w:rPr>
      </w:pPr>
      <w:r>
        <w:rPr>
          <w:rFonts w:ascii="Times New Roman" w:hAnsi="Times New Roman"/>
          <w:b/>
          <w:sz w:val="24"/>
          <w:szCs w:val="24"/>
        </w:rPr>
        <w:t>Figure 3.3 Login Activity Diagram</w:t>
      </w:r>
      <w:r w:rsidR="00E6138D">
        <w:rPr>
          <w:rFonts w:ascii="Times New Roman" w:hAnsi="Times New Roman"/>
          <w:b/>
          <w:sz w:val="24"/>
          <w:szCs w:val="24"/>
        </w:rPr>
        <w:tab/>
      </w:r>
      <w:r w:rsidR="00E6138D">
        <w:rPr>
          <w:rFonts w:ascii="Times New Roman" w:hAnsi="Times New Roman"/>
          <w:b/>
          <w:sz w:val="24"/>
          <w:szCs w:val="24"/>
        </w:rPr>
        <w:tab/>
      </w:r>
      <w:r w:rsidR="00E6138D">
        <w:rPr>
          <w:rFonts w:ascii="Times New Roman" w:hAnsi="Times New Roman"/>
          <w:b/>
          <w:sz w:val="24"/>
          <w:szCs w:val="24"/>
        </w:rPr>
        <w:tab/>
        <w:t>Figure 3.</w:t>
      </w:r>
      <w:r w:rsidR="00110D14">
        <w:rPr>
          <w:rFonts w:ascii="Times New Roman" w:hAnsi="Times New Roman"/>
          <w:b/>
          <w:sz w:val="24"/>
          <w:szCs w:val="24"/>
        </w:rPr>
        <w:t>4</w:t>
      </w:r>
      <w:r w:rsidR="00E6138D">
        <w:rPr>
          <w:rFonts w:ascii="Times New Roman" w:hAnsi="Times New Roman"/>
          <w:b/>
          <w:sz w:val="24"/>
          <w:szCs w:val="24"/>
        </w:rPr>
        <w:t xml:space="preserve"> View Mechanic Details</w:t>
      </w:r>
    </w:p>
    <w:p w14:paraId="7E6AA87B" w14:textId="0C4648E8" w:rsidR="003D79DF" w:rsidRPr="00E35E19" w:rsidRDefault="003D79DF" w:rsidP="003D79DF">
      <w:pPr>
        <w:spacing w:after="0" w:line="360" w:lineRule="auto"/>
        <w:jc w:val="both"/>
        <w:rPr>
          <w:rFonts w:ascii="Times New Roman" w:hAnsi="Times New Roman"/>
          <w:b/>
          <w:sz w:val="24"/>
          <w:szCs w:val="24"/>
        </w:rPr>
      </w:pPr>
    </w:p>
    <w:p w14:paraId="5CCE7EC0" w14:textId="77777777" w:rsidR="003D79DF" w:rsidRPr="00E35E19" w:rsidRDefault="003D79DF" w:rsidP="003D79DF">
      <w:pPr>
        <w:spacing w:after="0" w:line="360" w:lineRule="auto"/>
        <w:jc w:val="both"/>
        <w:rPr>
          <w:rFonts w:ascii="Times New Roman" w:hAnsi="Times New Roman"/>
          <w:b/>
          <w:sz w:val="24"/>
          <w:szCs w:val="24"/>
        </w:rPr>
      </w:pPr>
    </w:p>
    <w:p w14:paraId="78E1868E" w14:textId="77777777" w:rsidR="003D79DF" w:rsidRPr="00E35E19" w:rsidRDefault="003D79DF" w:rsidP="003D79DF">
      <w:pPr>
        <w:spacing w:after="0" w:line="360" w:lineRule="auto"/>
        <w:jc w:val="both"/>
        <w:rPr>
          <w:rFonts w:ascii="Times New Roman" w:hAnsi="Times New Roman"/>
          <w:b/>
          <w:sz w:val="24"/>
          <w:szCs w:val="24"/>
        </w:rPr>
      </w:pPr>
    </w:p>
    <w:p w14:paraId="7EF3EA9F" w14:textId="77777777" w:rsidR="003D79DF" w:rsidRPr="00E35E19" w:rsidRDefault="003D79DF" w:rsidP="003D79DF">
      <w:pPr>
        <w:spacing w:after="0" w:line="360" w:lineRule="auto"/>
        <w:jc w:val="both"/>
        <w:rPr>
          <w:rFonts w:ascii="Times New Roman" w:hAnsi="Times New Roman"/>
          <w:b/>
          <w:sz w:val="24"/>
          <w:szCs w:val="24"/>
        </w:rPr>
      </w:pPr>
    </w:p>
    <w:p w14:paraId="6E7CCB79" w14:textId="77777777" w:rsidR="003D79DF" w:rsidRPr="00E35E19" w:rsidRDefault="003D79DF" w:rsidP="003D79DF">
      <w:pPr>
        <w:spacing w:after="0" w:line="360" w:lineRule="auto"/>
        <w:jc w:val="both"/>
        <w:rPr>
          <w:rFonts w:ascii="Times New Roman" w:hAnsi="Times New Roman"/>
          <w:b/>
          <w:sz w:val="24"/>
          <w:szCs w:val="24"/>
        </w:rPr>
      </w:pPr>
    </w:p>
    <w:p w14:paraId="4496C895" w14:textId="77777777" w:rsidR="003D79DF" w:rsidRPr="00E35E19" w:rsidRDefault="003D79DF" w:rsidP="003D79DF">
      <w:pPr>
        <w:spacing w:after="0" w:line="360" w:lineRule="auto"/>
        <w:jc w:val="both"/>
        <w:rPr>
          <w:rFonts w:ascii="Times New Roman" w:hAnsi="Times New Roman"/>
          <w:b/>
          <w:sz w:val="24"/>
          <w:szCs w:val="24"/>
        </w:rPr>
      </w:pPr>
    </w:p>
    <w:p w14:paraId="6799DE0F" w14:textId="77777777" w:rsidR="003D79DF" w:rsidRPr="00E35E19" w:rsidRDefault="003D79DF" w:rsidP="003D79DF">
      <w:pPr>
        <w:spacing w:after="0" w:line="360" w:lineRule="auto"/>
        <w:jc w:val="both"/>
        <w:rPr>
          <w:rFonts w:ascii="Times New Roman" w:hAnsi="Times New Roman"/>
          <w:b/>
          <w:sz w:val="24"/>
          <w:szCs w:val="24"/>
        </w:rPr>
      </w:pPr>
    </w:p>
    <w:p w14:paraId="14E8CECD" w14:textId="77777777" w:rsidR="003D79DF" w:rsidRPr="00E35E19" w:rsidRDefault="003D79DF" w:rsidP="003D79DF">
      <w:pPr>
        <w:spacing w:after="0" w:line="360" w:lineRule="auto"/>
        <w:jc w:val="both"/>
        <w:rPr>
          <w:rFonts w:ascii="Times New Roman" w:hAnsi="Times New Roman"/>
          <w:b/>
          <w:sz w:val="24"/>
          <w:szCs w:val="24"/>
        </w:rPr>
      </w:pPr>
    </w:p>
    <w:p w14:paraId="425250C9" w14:textId="77777777" w:rsidR="003D79DF" w:rsidRPr="00E35E19" w:rsidRDefault="003D79DF" w:rsidP="003D79DF">
      <w:pPr>
        <w:spacing w:after="0" w:line="360" w:lineRule="auto"/>
        <w:jc w:val="both"/>
        <w:rPr>
          <w:rFonts w:ascii="Times New Roman" w:hAnsi="Times New Roman"/>
          <w:b/>
          <w:sz w:val="24"/>
          <w:szCs w:val="24"/>
        </w:rPr>
      </w:pPr>
    </w:p>
    <w:p w14:paraId="6AF1FF57" w14:textId="77777777" w:rsidR="003D79DF" w:rsidRPr="00E35E19" w:rsidRDefault="003D79DF" w:rsidP="003D79DF">
      <w:pPr>
        <w:spacing w:after="0" w:line="360" w:lineRule="auto"/>
        <w:jc w:val="both"/>
        <w:rPr>
          <w:rFonts w:ascii="Times New Roman" w:hAnsi="Times New Roman"/>
          <w:b/>
          <w:sz w:val="24"/>
          <w:szCs w:val="24"/>
        </w:rPr>
      </w:pPr>
    </w:p>
    <w:p w14:paraId="60DDA204" w14:textId="77777777" w:rsidR="003D79DF" w:rsidRPr="00E35E19" w:rsidRDefault="003D79DF" w:rsidP="003D79DF">
      <w:pPr>
        <w:spacing w:after="0" w:line="360" w:lineRule="auto"/>
        <w:jc w:val="both"/>
        <w:rPr>
          <w:rFonts w:ascii="Times New Roman" w:hAnsi="Times New Roman"/>
          <w:b/>
          <w:sz w:val="24"/>
          <w:szCs w:val="24"/>
        </w:rPr>
      </w:pPr>
    </w:p>
    <w:p w14:paraId="319D6592" w14:textId="77777777" w:rsidR="003D79DF" w:rsidRPr="00E35E19" w:rsidRDefault="003D79DF" w:rsidP="003D79DF">
      <w:pPr>
        <w:spacing w:after="0" w:line="360" w:lineRule="auto"/>
        <w:jc w:val="both"/>
        <w:rPr>
          <w:rFonts w:ascii="Times New Roman" w:hAnsi="Times New Roman"/>
          <w:b/>
          <w:sz w:val="24"/>
          <w:szCs w:val="24"/>
        </w:rPr>
      </w:pPr>
    </w:p>
    <w:p w14:paraId="7E4E5E03" w14:textId="60653CAA" w:rsidR="003D79DF" w:rsidRPr="00E35E19" w:rsidRDefault="00110D14" w:rsidP="003D79DF">
      <w:pPr>
        <w:spacing w:after="0" w:line="360" w:lineRule="auto"/>
        <w:jc w:val="both"/>
        <w:rPr>
          <w:rFonts w:ascii="Times New Roman" w:hAnsi="Times New Roman"/>
          <w:b/>
          <w:sz w:val="24"/>
          <w:szCs w:val="24"/>
        </w:rPr>
      </w:pPr>
      <w:r>
        <w:rPr>
          <w:noProof/>
        </w:rPr>
        <w:lastRenderedPageBreak/>
        <w:drawing>
          <wp:anchor distT="0" distB="0" distL="114300" distR="114300" simplePos="0" relativeHeight="251689984" behindDoc="0" locked="0" layoutInCell="1" allowOverlap="1" wp14:anchorId="4A97BCCA" wp14:editId="502D89CC">
            <wp:simplePos x="0" y="0"/>
            <wp:positionH relativeFrom="column">
              <wp:posOffset>732706</wp:posOffset>
            </wp:positionH>
            <wp:positionV relativeFrom="paragraph">
              <wp:posOffset>8255</wp:posOffset>
            </wp:positionV>
            <wp:extent cx="1630680" cy="4020185"/>
            <wp:effectExtent l="0" t="0" r="7620" b="0"/>
            <wp:wrapSquare wrapText="bothSides"/>
            <wp:docPr id="1284353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0680" cy="402018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28C88182" wp14:editId="3274FB22">
            <wp:simplePos x="0" y="0"/>
            <wp:positionH relativeFrom="column">
              <wp:posOffset>3191474</wp:posOffset>
            </wp:positionH>
            <wp:positionV relativeFrom="paragraph">
              <wp:posOffset>576</wp:posOffset>
            </wp:positionV>
            <wp:extent cx="1630680" cy="4020185"/>
            <wp:effectExtent l="0" t="0" r="7620" b="0"/>
            <wp:wrapSquare wrapText="bothSides"/>
            <wp:docPr id="14201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0680" cy="4020185"/>
                    </a:xfrm>
                    <a:prstGeom prst="rect">
                      <a:avLst/>
                    </a:prstGeom>
                    <a:noFill/>
                    <a:ln>
                      <a:noFill/>
                    </a:ln>
                  </pic:spPr>
                </pic:pic>
              </a:graphicData>
            </a:graphic>
          </wp:anchor>
        </w:drawing>
      </w:r>
      <w:r w:rsidRPr="00110D14">
        <w:t xml:space="preserve"> </w:t>
      </w:r>
    </w:p>
    <w:p w14:paraId="1F79A056" w14:textId="77777777" w:rsidR="003D79DF" w:rsidRPr="00E35E19" w:rsidRDefault="003D79DF" w:rsidP="003D79DF">
      <w:pPr>
        <w:spacing w:after="0" w:line="360" w:lineRule="auto"/>
        <w:jc w:val="both"/>
        <w:rPr>
          <w:rFonts w:ascii="Times New Roman" w:hAnsi="Times New Roman"/>
          <w:b/>
          <w:sz w:val="24"/>
          <w:szCs w:val="24"/>
        </w:rPr>
      </w:pPr>
    </w:p>
    <w:p w14:paraId="1808D7D7" w14:textId="77777777" w:rsidR="003D79DF" w:rsidRPr="00E35E19" w:rsidRDefault="003D79DF" w:rsidP="003D79DF">
      <w:pPr>
        <w:spacing w:after="0" w:line="360" w:lineRule="auto"/>
        <w:jc w:val="both"/>
        <w:rPr>
          <w:rFonts w:ascii="Times New Roman" w:hAnsi="Times New Roman"/>
          <w:b/>
          <w:sz w:val="24"/>
          <w:szCs w:val="24"/>
        </w:rPr>
      </w:pPr>
    </w:p>
    <w:p w14:paraId="264D095B" w14:textId="77777777" w:rsidR="003D79DF" w:rsidRPr="00E35E19" w:rsidRDefault="003D79DF" w:rsidP="003D79DF">
      <w:pPr>
        <w:spacing w:after="0" w:line="360" w:lineRule="auto"/>
        <w:jc w:val="both"/>
        <w:rPr>
          <w:rFonts w:ascii="Times New Roman" w:hAnsi="Times New Roman"/>
          <w:b/>
          <w:sz w:val="24"/>
          <w:szCs w:val="24"/>
        </w:rPr>
      </w:pPr>
    </w:p>
    <w:p w14:paraId="746CAF03" w14:textId="77777777" w:rsidR="003D79DF" w:rsidRPr="00E35E19" w:rsidRDefault="003D79DF" w:rsidP="003D79DF">
      <w:pPr>
        <w:spacing w:after="0" w:line="360" w:lineRule="auto"/>
        <w:jc w:val="both"/>
        <w:rPr>
          <w:rFonts w:ascii="Times New Roman" w:hAnsi="Times New Roman"/>
          <w:b/>
          <w:sz w:val="24"/>
          <w:szCs w:val="24"/>
        </w:rPr>
      </w:pPr>
    </w:p>
    <w:p w14:paraId="088306D2" w14:textId="77777777" w:rsidR="003D79DF" w:rsidRPr="00E35E19" w:rsidRDefault="003D79DF" w:rsidP="003D79DF">
      <w:pPr>
        <w:spacing w:after="0" w:line="360" w:lineRule="auto"/>
        <w:jc w:val="both"/>
        <w:rPr>
          <w:rFonts w:ascii="Times New Roman" w:hAnsi="Times New Roman"/>
          <w:b/>
          <w:sz w:val="24"/>
          <w:szCs w:val="24"/>
        </w:rPr>
      </w:pPr>
    </w:p>
    <w:p w14:paraId="25A95C2A" w14:textId="77777777" w:rsidR="003D79DF" w:rsidRPr="00E35E19" w:rsidRDefault="003D79DF" w:rsidP="003D79DF">
      <w:pPr>
        <w:spacing w:after="0" w:line="360" w:lineRule="auto"/>
        <w:jc w:val="both"/>
        <w:rPr>
          <w:rFonts w:ascii="Times New Roman" w:hAnsi="Times New Roman"/>
          <w:b/>
          <w:sz w:val="24"/>
          <w:szCs w:val="24"/>
        </w:rPr>
      </w:pPr>
    </w:p>
    <w:p w14:paraId="6D4181BC" w14:textId="77777777" w:rsidR="003D79DF" w:rsidRPr="00E35E19" w:rsidRDefault="003D79DF" w:rsidP="003D79DF">
      <w:pPr>
        <w:spacing w:after="0" w:line="360" w:lineRule="auto"/>
        <w:jc w:val="both"/>
        <w:rPr>
          <w:rFonts w:ascii="Times New Roman" w:hAnsi="Times New Roman"/>
          <w:b/>
          <w:sz w:val="24"/>
          <w:szCs w:val="24"/>
        </w:rPr>
      </w:pPr>
    </w:p>
    <w:p w14:paraId="051AF845" w14:textId="77777777" w:rsidR="003D79DF" w:rsidRPr="00E35E19" w:rsidRDefault="003D79DF" w:rsidP="003D79DF">
      <w:pPr>
        <w:spacing w:after="0" w:line="360" w:lineRule="auto"/>
        <w:jc w:val="both"/>
        <w:rPr>
          <w:rFonts w:ascii="Times New Roman" w:hAnsi="Times New Roman"/>
          <w:b/>
          <w:sz w:val="24"/>
          <w:szCs w:val="24"/>
        </w:rPr>
      </w:pPr>
    </w:p>
    <w:p w14:paraId="76B322FD" w14:textId="77777777" w:rsidR="003D79DF" w:rsidRDefault="003D79DF" w:rsidP="003D79DF">
      <w:pPr>
        <w:spacing w:after="0" w:line="360" w:lineRule="auto"/>
        <w:jc w:val="both"/>
        <w:rPr>
          <w:rFonts w:ascii="Times New Roman" w:hAnsi="Times New Roman"/>
          <w:b/>
          <w:sz w:val="24"/>
          <w:szCs w:val="24"/>
        </w:rPr>
      </w:pPr>
    </w:p>
    <w:p w14:paraId="087D471E" w14:textId="77777777" w:rsidR="00110D14" w:rsidRDefault="00110D14" w:rsidP="003D79DF">
      <w:pPr>
        <w:spacing w:after="0" w:line="360" w:lineRule="auto"/>
        <w:jc w:val="both"/>
        <w:rPr>
          <w:rFonts w:ascii="Times New Roman" w:hAnsi="Times New Roman"/>
          <w:b/>
          <w:sz w:val="24"/>
          <w:szCs w:val="24"/>
        </w:rPr>
      </w:pPr>
    </w:p>
    <w:p w14:paraId="1E7F2C09" w14:textId="77777777" w:rsidR="00110D14" w:rsidRDefault="00110D14" w:rsidP="003D79DF">
      <w:pPr>
        <w:spacing w:after="0" w:line="360" w:lineRule="auto"/>
        <w:jc w:val="both"/>
        <w:rPr>
          <w:rFonts w:ascii="Times New Roman" w:hAnsi="Times New Roman"/>
          <w:b/>
          <w:sz w:val="24"/>
          <w:szCs w:val="24"/>
        </w:rPr>
      </w:pPr>
    </w:p>
    <w:p w14:paraId="2E83D782" w14:textId="77777777" w:rsidR="00110D14" w:rsidRDefault="00110D14" w:rsidP="003D79DF">
      <w:pPr>
        <w:spacing w:after="0" w:line="360" w:lineRule="auto"/>
        <w:jc w:val="both"/>
        <w:rPr>
          <w:rFonts w:ascii="Times New Roman" w:hAnsi="Times New Roman"/>
          <w:b/>
          <w:sz w:val="24"/>
          <w:szCs w:val="24"/>
        </w:rPr>
      </w:pPr>
    </w:p>
    <w:p w14:paraId="04F061C5" w14:textId="77777777" w:rsidR="00110D14" w:rsidRDefault="00110D14" w:rsidP="003D79DF">
      <w:pPr>
        <w:spacing w:after="0" w:line="360" w:lineRule="auto"/>
        <w:jc w:val="both"/>
        <w:rPr>
          <w:rFonts w:ascii="Times New Roman" w:hAnsi="Times New Roman"/>
          <w:b/>
          <w:sz w:val="24"/>
          <w:szCs w:val="24"/>
        </w:rPr>
      </w:pPr>
    </w:p>
    <w:p w14:paraId="728274B4" w14:textId="77777777" w:rsidR="00110D14" w:rsidRDefault="00110D14" w:rsidP="003D79DF">
      <w:pPr>
        <w:spacing w:after="0" w:line="360" w:lineRule="auto"/>
        <w:jc w:val="both"/>
        <w:rPr>
          <w:rFonts w:ascii="Times New Roman" w:hAnsi="Times New Roman"/>
          <w:b/>
          <w:sz w:val="24"/>
          <w:szCs w:val="24"/>
        </w:rPr>
      </w:pPr>
    </w:p>
    <w:p w14:paraId="464EAF65" w14:textId="77777777" w:rsidR="00110D14" w:rsidRDefault="00110D14" w:rsidP="00BD38E0">
      <w:pPr>
        <w:spacing w:after="0" w:line="360" w:lineRule="auto"/>
        <w:jc w:val="center"/>
        <w:rPr>
          <w:rFonts w:ascii="Times New Roman" w:hAnsi="Times New Roman"/>
          <w:b/>
          <w:sz w:val="24"/>
          <w:szCs w:val="24"/>
        </w:rPr>
      </w:pPr>
    </w:p>
    <w:p w14:paraId="2B046188" w14:textId="7218C683" w:rsidR="003D79DF" w:rsidRDefault="00BD38E0" w:rsidP="00110D14">
      <w:pPr>
        <w:spacing w:after="0" w:line="360" w:lineRule="auto"/>
        <w:ind w:firstLine="720"/>
        <w:rPr>
          <w:rFonts w:ascii="Times New Roman" w:hAnsi="Times New Roman"/>
          <w:b/>
          <w:sz w:val="24"/>
          <w:szCs w:val="24"/>
        </w:rPr>
      </w:pPr>
      <w:r>
        <w:rPr>
          <w:rFonts w:ascii="Times New Roman" w:hAnsi="Times New Roman"/>
          <w:b/>
          <w:sz w:val="24"/>
          <w:szCs w:val="24"/>
        </w:rPr>
        <w:t>Fig</w:t>
      </w:r>
      <w:r w:rsidR="00110D14">
        <w:rPr>
          <w:rFonts w:ascii="Times New Roman" w:hAnsi="Times New Roman"/>
          <w:b/>
          <w:sz w:val="24"/>
          <w:szCs w:val="24"/>
        </w:rPr>
        <w:t>ure</w:t>
      </w:r>
      <w:r>
        <w:rPr>
          <w:rFonts w:ascii="Times New Roman" w:hAnsi="Times New Roman"/>
          <w:b/>
          <w:sz w:val="24"/>
          <w:szCs w:val="24"/>
        </w:rPr>
        <w:t xml:space="preserve"> 3.</w:t>
      </w:r>
      <w:r w:rsidR="00110D14">
        <w:rPr>
          <w:rFonts w:ascii="Times New Roman" w:hAnsi="Times New Roman"/>
          <w:b/>
          <w:sz w:val="24"/>
          <w:szCs w:val="24"/>
        </w:rPr>
        <w:t>5</w:t>
      </w:r>
      <w:r>
        <w:rPr>
          <w:rFonts w:ascii="Times New Roman" w:hAnsi="Times New Roman"/>
          <w:b/>
          <w:sz w:val="24"/>
          <w:szCs w:val="24"/>
        </w:rPr>
        <w:t xml:space="preserve"> Driver Activity</w:t>
      </w:r>
      <w:r w:rsidR="00110D14">
        <w:rPr>
          <w:rFonts w:ascii="Times New Roman" w:hAnsi="Times New Roman"/>
          <w:b/>
          <w:sz w:val="24"/>
          <w:szCs w:val="24"/>
        </w:rPr>
        <w:tab/>
      </w:r>
      <w:r w:rsidR="00110D14">
        <w:rPr>
          <w:rFonts w:ascii="Times New Roman" w:hAnsi="Times New Roman"/>
          <w:b/>
          <w:sz w:val="24"/>
          <w:szCs w:val="24"/>
        </w:rPr>
        <w:tab/>
      </w:r>
      <w:r w:rsidR="00110D14">
        <w:rPr>
          <w:rFonts w:ascii="Times New Roman" w:hAnsi="Times New Roman"/>
          <w:b/>
          <w:sz w:val="24"/>
          <w:szCs w:val="24"/>
        </w:rPr>
        <w:tab/>
        <w:t>Figure 3.6 Request Mechanic</w:t>
      </w:r>
    </w:p>
    <w:p w14:paraId="0B591CDC" w14:textId="74B4EB2D" w:rsidR="006127D1" w:rsidRDefault="006127D1">
      <w:pPr>
        <w:spacing w:after="160" w:line="259" w:lineRule="auto"/>
        <w:rPr>
          <w:rFonts w:ascii="Times New Roman" w:hAnsi="Times New Roman"/>
          <w:b/>
          <w:sz w:val="24"/>
          <w:szCs w:val="24"/>
        </w:rPr>
      </w:pPr>
      <w:r>
        <w:rPr>
          <w:rFonts w:ascii="Times New Roman" w:hAnsi="Times New Roman"/>
          <w:b/>
          <w:sz w:val="24"/>
          <w:szCs w:val="24"/>
        </w:rPr>
        <w:br w:type="page"/>
      </w:r>
    </w:p>
    <w:p w14:paraId="5BAF1395" w14:textId="2ACD7C66" w:rsidR="006127D1" w:rsidRDefault="006127D1" w:rsidP="00110D14">
      <w:pPr>
        <w:spacing w:after="0" w:line="360" w:lineRule="auto"/>
        <w:ind w:firstLine="720"/>
        <w:rPr>
          <w:rFonts w:ascii="Times New Roman" w:hAnsi="Times New Roman"/>
          <w:b/>
          <w:sz w:val="24"/>
          <w:szCs w:val="24"/>
        </w:rPr>
      </w:pPr>
      <w:r>
        <w:rPr>
          <w:noProof/>
        </w:rPr>
        <w:lastRenderedPageBreak/>
        <w:drawing>
          <wp:anchor distT="0" distB="0" distL="114300" distR="114300" simplePos="0" relativeHeight="251692032" behindDoc="0" locked="0" layoutInCell="1" allowOverlap="1" wp14:anchorId="4E712563" wp14:editId="31D312AB">
            <wp:simplePos x="0" y="0"/>
            <wp:positionH relativeFrom="column">
              <wp:posOffset>2320230</wp:posOffset>
            </wp:positionH>
            <wp:positionV relativeFrom="paragraph">
              <wp:posOffset>288</wp:posOffset>
            </wp:positionV>
            <wp:extent cx="1630680" cy="4020185"/>
            <wp:effectExtent l="0" t="0" r="7620" b="0"/>
            <wp:wrapSquare wrapText="bothSides"/>
            <wp:docPr id="822070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0680" cy="4020185"/>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649E2F78" wp14:editId="73C92AB5">
            <wp:simplePos x="0" y="0"/>
            <wp:positionH relativeFrom="column">
              <wp:posOffset>4563265</wp:posOffset>
            </wp:positionH>
            <wp:positionV relativeFrom="paragraph">
              <wp:posOffset>405381</wp:posOffset>
            </wp:positionV>
            <wp:extent cx="1354455" cy="3355975"/>
            <wp:effectExtent l="0" t="0" r="0" b="0"/>
            <wp:wrapSquare wrapText="bothSides"/>
            <wp:docPr id="133135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4455" cy="3355975"/>
                    </a:xfrm>
                    <a:prstGeom prst="rect">
                      <a:avLst/>
                    </a:prstGeom>
                    <a:noFill/>
                    <a:ln>
                      <a:noFill/>
                    </a:ln>
                  </pic:spPr>
                </pic:pic>
              </a:graphicData>
            </a:graphic>
          </wp:anchor>
        </w:drawing>
      </w:r>
      <w:r>
        <w:rPr>
          <w:noProof/>
        </w:rPr>
        <w:drawing>
          <wp:anchor distT="0" distB="0" distL="114300" distR="114300" simplePos="0" relativeHeight="251691008" behindDoc="0" locked="0" layoutInCell="1" allowOverlap="1" wp14:anchorId="3457E624" wp14:editId="03B00754">
            <wp:simplePos x="0" y="0"/>
            <wp:positionH relativeFrom="column">
              <wp:posOffset>457200</wp:posOffset>
            </wp:positionH>
            <wp:positionV relativeFrom="paragraph">
              <wp:posOffset>0</wp:posOffset>
            </wp:positionV>
            <wp:extent cx="1354455" cy="3355975"/>
            <wp:effectExtent l="0" t="0" r="0" b="0"/>
            <wp:wrapSquare wrapText="bothSides"/>
            <wp:docPr id="98459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4455" cy="3355975"/>
                    </a:xfrm>
                    <a:prstGeom prst="rect">
                      <a:avLst/>
                    </a:prstGeom>
                    <a:noFill/>
                    <a:ln>
                      <a:noFill/>
                    </a:ln>
                  </pic:spPr>
                </pic:pic>
              </a:graphicData>
            </a:graphic>
          </wp:anchor>
        </w:drawing>
      </w:r>
    </w:p>
    <w:p w14:paraId="43CCDD75" w14:textId="3E06868F" w:rsidR="006127D1" w:rsidRDefault="006127D1" w:rsidP="00110D14">
      <w:pPr>
        <w:spacing w:after="0" w:line="360" w:lineRule="auto"/>
        <w:ind w:firstLine="720"/>
        <w:rPr>
          <w:rFonts w:ascii="Times New Roman" w:hAnsi="Times New Roman"/>
          <w:b/>
          <w:sz w:val="24"/>
          <w:szCs w:val="24"/>
        </w:rPr>
      </w:pPr>
      <w:r w:rsidRPr="006127D1">
        <w:t xml:space="preserve"> </w:t>
      </w:r>
    </w:p>
    <w:p w14:paraId="71CC949F" w14:textId="3E3B91DC" w:rsidR="00DE0A4D" w:rsidRDefault="00DE0A4D" w:rsidP="003D79DF">
      <w:pPr>
        <w:spacing w:after="0" w:line="360" w:lineRule="auto"/>
        <w:jc w:val="both"/>
        <w:rPr>
          <w:rFonts w:ascii="Times New Roman" w:hAnsi="Times New Roman"/>
          <w:b/>
          <w:sz w:val="24"/>
          <w:szCs w:val="24"/>
        </w:rPr>
      </w:pPr>
    </w:p>
    <w:p w14:paraId="7BADAB23" w14:textId="77777777" w:rsidR="00F913A4" w:rsidRDefault="00F913A4" w:rsidP="003D79DF">
      <w:pPr>
        <w:spacing w:after="0" w:line="360" w:lineRule="auto"/>
        <w:jc w:val="both"/>
        <w:rPr>
          <w:rFonts w:ascii="Times New Roman" w:hAnsi="Times New Roman"/>
          <w:b/>
          <w:sz w:val="24"/>
          <w:szCs w:val="24"/>
        </w:rPr>
      </w:pPr>
    </w:p>
    <w:p w14:paraId="52DC040B" w14:textId="21CCB8A6" w:rsidR="00716784" w:rsidRPr="00AB536A" w:rsidRDefault="00AB536A" w:rsidP="006127D1">
      <w:pPr>
        <w:tabs>
          <w:tab w:val="left" w:pos="4860"/>
        </w:tabs>
        <w:spacing w:line="360" w:lineRule="auto"/>
        <w:rPr>
          <w:rFonts w:ascii="Times New Roman" w:hAnsi="Times New Roman"/>
          <w:b/>
          <w:bCs/>
          <w:sz w:val="24"/>
          <w:szCs w:val="24"/>
        </w:rPr>
      </w:pPr>
      <w:r w:rsidRPr="00AB536A">
        <w:rPr>
          <w:rFonts w:ascii="Times New Roman" w:hAnsi="Times New Roman"/>
          <w:b/>
          <w:bCs/>
          <w:sz w:val="24"/>
          <w:szCs w:val="24"/>
        </w:rPr>
        <w:t>Fig</w:t>
      </w:r>
      <w:r w:rsidR="006127D1">
        <w:rPr>
          <w:rFonts w:ascii="Times New Roman" w:hAnsi="Times New Roman"/>
          <w:b/>
          <w:bCs/>
          <w:sz w:val="24"/>
          <w:szCs w:val="24"/>
        </w:rPr>
        <w:t>ure</w:t>
      </w:r>
      <w:r w:rsidRPr="00AB536A">
        <w:rPr>
          <w:rFonts w:ascii="Times New Roman" w:hAnsi="Times New Roman"/>
          <w:b/>
          <w:bCs/>
          <w:sz w:val="24"/>
          <w:szCs w:val="24"/>
        </w:rPr>
        <w:t xml:space="preserve"> 3.</w:t>
      </w:r>
      <w:r w:rsidR="006127D1">
        <w:rPr>
          <w:rFonts w:ascii="Times New Roman" w:hAnsi="Times New Roman"/>
          <w:b/>
          <w:bCs/>
          <w:sz w:val="24"/>
          <w:szCs w:val="24"/>
        </w:rPr>
        <w:t>7</w:t>
      </w:r>
      <w:r w:rsidRPr="00AB536A">
        <w:rPr>
          <w:rFonts w:ascii="Times New Roman" w:hAnsi="Times New Roman"/>
          <w:b/>
          <w:bCs/>
          <w:sz w:val="24"/>
          <w:szCs w:val="24"/>
        </w:rPr>
        <w:t xml:space="preserve"> </w:t>
      </w:r>
      <w:r w:rsidR="006127D1">
        <w:rPr>
          <w:rFonts w:ascii="Times New Roman" w:hAnsi="Times New Roman"/>
          <w:b/>
          <w:bCs/>
          <w:sz w:val="24"/>
          <w:szCs w:val="24"/>
        </w:rPr>
        <w:t>Approve Request         Figure 3.8 Update Shop</w:t>
      </w:r>
      <w:r w:rsidR="006127D1">
        <w:rPr>
          <w:rFonts w:ascii="Times New Roman" w:hAnsi="Times New Roman"/>
          <w:b/>
          <w:bCs/>
          <w:sz w:val="24"/>
          <w:szCs w:val="24"/>
        </w:rPr>
        <w:tab/>
      </w:r>
      <w:r w:rsidR="00C91AC6">
        <w:rPr>
          <w:rFonts w:ascii="Times New Roman" w:hAnsi="Times New Roman"/>
          <w:b/>
          <w:bCs/>
          <w:sz w:val="24"/>
          <w:szCs w:val="24"/>
        </w:rPr>
        <w:t xml:space="preserve">     </w:t>
      </w:r>
      <w:r w:rsidR="006127D1">
        <w:rPr>
          <w:rFonts w:ascii="Times New Roman" w:hAnsi="Times New Roman"/>
          <w:b/>
          <w:bCs/>
          <w:sz w:val="24"/>
          <w:szCs w:val="24"/>
        </w:rPr>
        <w:t>Figure 3.9 Manage User</w:t>
      </w:r>
    </w:p>
    <w:p w14:paraId="3A286213" w14:textId="24E4CEE6" w:rsidR="00A326EB" w:rsidRPr="003028C1" w:rsidRDefault="00A326EB" w:rsidP="00A326EB">
      <w:pPr>
        <w:spacing w:after="0" w:line="360" w:lineRule="auto"/>
        <w:jc w:val="both"/>
        <w:rPr>
          <w:rFonts w:ascii="Times New Roman" w:hAnsi="Times New Roman"/>
          <w:b/>
          <w:sz w:val="24"/>
          <w:szCs w:val="28"/>
          <w:shd w:val="clear" w:color="auto" w:fill="FFFFFF"/>
        </w:rPr>
      </w:pPr>
      <w:r w:rsidRPr="003028C1">
        <w:rPr>
          <w:rFonts w:ascii="Times New Roman" w:hAnsi="Times New Roman"/>
          <w:b/>
          <w:sz w:val="24"/>
          <w:szCs w:val="28"/>
          <w:shd w:val="clear" w:color="auto" w:fill="FFFFFF"/>
        </w:rPr>
        <w:t>3.</w:t>
      </w:r>
      <w:r>
        <w:rPr>
          <w:rFonts w:ascii="Times New Roman" w:hAnsi="Times New Roman"/>
          <w:b/>
          <w:sz w:val="24"/>
          <w:szCs w:val="28"/>
          <w:shd w:val="clear" w:color="auto" w:fill="FFFFFF"/>
        </w:rPr>
        <w:t>4</w:t>
      </w:r>
      <w:r w:rsidR="00780E83">
        <w:rPr>
          <w:rFonts w:ascii="Times New Roman" w:hAnsi="Times New Roman"/>
          <w:b/>
          <w:sz w:val="24"/>
          <w:szCs w:val="28"/>
          <w:shd w:val="clear" w:color="auto" w:fill="FFFFFF"/>
        </w:rPr>
        <w:t xml:space="preserve"> </w:t>
      </w:r>
      <w:r>
        <w:rPr>
          <w:rFonts w:ascii="Times New Roman" w:hAnsi="Times New Roman"/>
          <w:b/>
          <w:sz w:val="24"/>
          <w:szCs w:val="28"/>
          <w:shd w:val="clear" w:color="auto" w:fill="FFFFFF"/>
        </w:rPr>
        <w:t>System Specification</w:t>
      </w:r>
    </w:p>
    <w:p w14:paraId="7A0F5B24" w14:textId="68B285D5" w:rsidR="00A326EB" w:rsidRDefault="005744D6" w:rsidP="00AB536A">
      <w:pPr>
        <w:tabs>
          <w:tab w:val="left" w:pos="4860"/>
        </w:tabs>
        <w:spacing w:line="360" w:lineRule="auto"/>
        <w:rPr>
          <w:rFonts w:ascii="Times New Roman" w:hAnsi="Times New Roman"/>
          <w:sz w:val="24"/>
          <w:szCs w:val="24"/>
        </w:rPr>
      </w:pPr>
      <w:r w:rsidRPr="005744D6">
        <w:rPr>
          <w:rFonts w:ascii="Times New Roman" w:hAnsi="Times New Roman"/>
          <w:sz w:val="24"/>
          <w:szCs w:val="24"/>
        </w:rPr>
        <w:t xml:space="preserve">System specification refers to the detailed and comprehensive description of a computer-based system or software application. It is a critical phase in the system development life cycle and serves as a blueprint for designing, building, and implementing the system. The primary purpose of </w:t>
      </w:r>
      <w:r w:rsidR="00780E83">
        <w:rPr>
          <w:rFonts w:ascii="Times New Roman" w:hAnsi="Times New Roman"/>
          <w:sz w:val="24"/>
          <w:szCs w:val="24"/>
        </w:rPr>
        <w:t xml:space="preserve">a </w:t>
      </w:r>
      <w:r w:rsidRPr="005744D6">
        <w:rPr>
          <w:rFonts w:ascii="Times New Roman" w:hAnsi="Times New Roman"/>
          <w:sz w:val="24"/>
          <w:szCs w:val="24"/>
        </w:rPr>
        <w:t>system specification is to precisely define what the system is supposed to do, how it should function, and what requirements it needs to meet.</w:t>
      </w:r>
      <w:r>
        <w:rPr>
          <w:rFonts w:ascii="Times New Roman" w:hAnsi="Times New Roman"/>
          <w:sz w:val="24"/>
          <w:szCs w:val="24"/>
        </w:rPr>
        <w:t xml:space="preserve"> </w:t>
      </w:r>
      <w:r w:rsidRPr="00F01612">
        <w:rPr>
          <w:rFonts w:ascii="Times New Roman" w:eastAsia="Calibri" w:hAnsi="Times New Roman" w:cs="Times New Roman"/>
          <w:sz w:val="24"/>
          <w:szCs w:val="24"/>
          <w:lang w:val="en-GB"/>
        </w:rPr>
        <w:t>(GeeksforGeeks, 2023)</w:t>
      </w:r>
    </w:p>
    <w:p w14:paraId="2C43B3E9" w14:textId="0A21F4F0" w:rsidR="00780E83" w:rsidRPr="003028C1" w:rsidRDefault="00780E83" w:rsidP="00780E83">
      <w:pPr>
        <w:spacing w:after="0" w:line="360" w:lineRule="auto"/>
        <w:jc w:val="both"/>
        <w:rPr>
          <w:rFonts w:ascii="Times New Roman" w:hAnsi="Times New Roman"/>
          <w:b/>
          <w:sz w:val="24"/>
          <w:szCs w:val="28"/>
          <w:shd w:val="clear" w:color="auto" w:fill="FFFFFF"/>
        </w:rPr>
      </w:pPr>
      <w:r w:rsidRPr="003028C1">
        <w:rPr>
          <w:rFonts w:ascii="Times New Roman" w:hAnsi="Times New Roman"/>
          <w:b/>
          <w:sz w:val="24"/>
          <w:szCs w:val="28"/>
          <w:shd w:val="clear" w:color="auto" w:fill="FFFFFF"/>
        </w:rPr>
        <w:t>3.</w:t>
      </w:r>
      <w:r>
        <w:rPr>
          <w:rFonts w:ascii="Times New Roman" w:hAnsi="Times New Roman"/>
          <w:b/>
          <w:sz w:val="24"/>
          <w:szCs w:val="28"/>
          <w:shd w:val="clear" w:color="auto" w:fill="FFFFFF"/>
        </w:rPr>
        <w:t xml:space="preserve">4.1 </w:t>
      </w:r>
      <w:r w:rsidR="00F216B0">
        <w:rPr>
          <w:rFonts w:ascii="Times New Roman" w:hAnsi="Times New Roman"/>
          <w:b/>
          <w:sz w:val="24"/>
          <w:szCs w:val="28"/>
          <w:shd w:val="clear" w:color="auto" w:fill="FFFFFF"/>
        </w:rPr>
        <w:t>Input</w:t>
      </w:r>
      <w:r>
        <w:rPr>
          <w:rFonts w:ascii="Times New Roman" w:hAnsi="Times New Roman"/>
          <w:b/>
          <w:sz w:val="24"/>
          <w:szCs w:val="28"/>
          <w:shd w:val="clear" w:color="auto" w:fill="FFFFFF"/>
        </w:rPr>
        <w:t xml:space="preserve"> Specification</w:t>
      </w:r>
    </w:p>
    <w:p w14:paraId="654483F0" w14:textId="10DE4A3C" w:rsidR="001F38BE" w:rsidRDefault="000110FF" w:rsidP="003D79DF">
      <w:pPr>
        <w:spacing w:after="0" w:line="360" w:lineRule="auto"/>
        <w:jc w:val="both"/>
        <w:rPr>
          <w:rFonts w:ascii="Times New Roman" w:hAnsi="Times New Roman"/>
          <w:sz w:val="24"/>
          <w:szCs w:val="24"/>
          <w:shd w:val="clear" w:color="auto" w:fill="FFFFFF"/>
        </w:rPr>
      </w:pPr>
      <w:r w:rsidRPr="00B541E4">
        <w:rPr>
          <w:rFonts w:ascii="Times New Roman" w:eastAsia="Calibri" w:hAnsi="Times New Roman" w:cs="Times New Roman"/>
          <w:sz w:val="24"/>
          <w:szCs w:val="24"/>
          <w:lang w:val="en-GB"/>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 Some of the input specifications employed in this project work are presented below</w:t>
      </w:r>
      <w:r w:rsidR="003D79DF">
        <w:rPr>
          <w:rFonts w:ascii="Times New Roman" w:hAnsi="Times New Roman"/>
          <w:sz w:val="24"/>
          <w:szCs w:val="24"/>
          <w:shd w:val="clear" w:color="auto" w:fill="FFFFFF"/>
        </w:rPr>
        <w:t>.</w:t>
      </w:r>
    </w:p>
    <w:p w14:paraId="12D401C1" w14:textId="77777777" w:rsidR="00676C63" w:rsidRDefault="00676C63" w:rsidP="003D79DF">
      <w:pPr>
        <w:spacing w:after="0" w:line="360" w:lineRule="auto"/>
        <w:jc w:val="both"/>
        <w:rPr>
          <w:rFonts w:ascii="Times New Roman" w:hAnsi="Times New Roman"/>
          <w:b/>
          <w:sz w:val="24"/>
          <w:szCs w:val="28"/>
          <w:shd w:val="clear" w:color="auto" w:fill="FFFFFF"/>
        </w:rPr>
      </w:pPr>
    </w:p>
    <w:p w14:paraId="791508D4" w14:textId="18306BA7" w:rsidR="003D79DF" w:rsidRPr="003028C1" w:rsidRDefault="003D79DF" w:rsidP="003D79DF">
      <w:pPr>
        <w:spacing w:after="0" w:line="360" w:lineRule="auto"/>
        <w:jc w:val="both"/>
        <w:rPr>
          <w:rFonts w:ascii="Times New Roman" w:hAnsi="Times New Roman"/>
          <w:b/>
          <w:sz w:val="24"/>
          <w:szCs w:val="28"/>
          <w:shd w:val="clear" w:color="auto" w:fill="FFFFFF"/>
        </w:rPr>
      </w:pPr>
      <w:r w:rsidRPr="003028C1">
        <w:rPr>
          <w:rFonts w:ascii="Times New Roman" w:hAnsi="Times New Roman"/>
          <w:b/>
          <w:sz w:val="24"/>
          <w:szCs w:val="28"/>
          <w:shd w:val="clear" w:color="auto" w:fill="FFFFFF"/>
        </w:rPr>
        <w:lastRenderedPageBreak/>
        <w:t>Table 3.1</w:t>
      </w:r>
      <w:r w:rsidR="00300A1A">
        <w:rPr>
          <w:rFonts w:ascii="Times New Roman" w:hAnsi="Times New Roman"/>
          <w:b/>
          <w:sz w:val="24"/>
          <w:szCs w:val="28"/>
          <w:shd w:val="clear" w:color="auto" w:fill="FFFFFF"/>
        </w:rPr>
        <w:t xml:space="preserve"> </w:t>
      </w:r>
      <w:r w:rsidRPr="003028C1">
        <w:rPr>
          <w:rFonts w:ascii="Times New Roman" w:hAnsi="Times New Roman"/>
          <w:b/>
          <w:sz w:val="24"/>
          <w:szCs w:val="28"/>
          <w:shd w:val="clear" w:color="auto" w:fill="FFFFFF"/>
        </w:rPr>
        <w:t>User Table</w:t>
      </w:r>
    </w:p>
    <w:tbl>
      <w:tblPr>
        <w:tblW w:w="889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3"/>
        <w:gridCol w:w="2435"/>
        <w:gridCol w:w="1893"/>
        <w:gridCol w:w="2165"/>
      </w:tblGrid>
      <w:tr w:rsidR="003D79DF" w:rsidRPr="00735864" w14:paraId="52FDFAD1" w14:textId="77777777" w:rsidTr="00B776F2">
        <w:trPr>
          <w:trHeight w:val="379"/>
        </w:trPr>
        <w:tc>
          <w:tcPr>
            <w:tcW w:w="2403" w:type="dxa"/>
            <w:shd w:val="clear" w:color="auto" w:fill="auto"/>
            <w:vAlign w:val="center"/>
          </w:tcPr>
          <w:p w14:paraId="3700A487" w14:textId="090BB16B" w:rsidR="003D79DF" w:rsidRPr="00735864" w:rsidRDefault="007F3226" w:rsidP="00B776F2">
            <w:pPr>
              <w:spacing w:after="0" w:line="360" w:lineRule="auto"/>
              <w:jc w:val="center"/>
              <w:rPr>
                <w:rFonts w:ascii="Times New Roman" w:hAnsi="Times New Roman"/>
                <w:b/>
                <w:sz w:val="24"/>
                <w:szCs w:val="24"/>
                <w:shd w:val="clear" w:color="auto" w:fill="FFFFFF"/>
              </w:rPr>
            </w:pPr>
            <w:r>
              <w:rPr>
                <w:rFonts w:ascii="Times New Roman" w:hAnsi="Times New Roman"/>
                <w:b/>
                <w:sz w:val="24"/>
                <w:szCs w:val="24"/>
                <w:shd w:val="clear" w:color="auto" w:fill="FFFFFF"/>
              </w:rPr>
              <w:t>FIELD NAME</w:t>
            </w:r>
          </w:p>
        </w:tc>
        <w:tc>
          <w:tcPr>
            <w:tcW w:w="2435" w:type="dxa"/>
            <w:shd w:val="clear" w:color="auto" w:fill="auto"/>
            <w:vAlign w:val="center"/>
          </w:tcPr>
          <w:p w14:paraId="2EB49E18"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DATATYPE</w:t>
            </w:r>
          </w:p>
        </w:tc>
        <w:tc>
          <w:tcPr>
            <w:tcW w:w="1893" w:type="dxa"/>
            <w:shd w:val="clear" w:color="auto" w:fill="auto"/>
            <w:vAlign w:val="center"/>
          </w:tcPr>
          <w:p w14:paraId="6221CA65"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LENGTH</w:t>
            </w:r>
          </w:p>
        </w:tc>
        <w:tc>
          <w:tcPr>
            <w:tcW w:w="2165" w:type="dxa"/>
            <w:shd w:val="clear" w:color="auto" w:fill="auto"/>
            <w:vAlign w:val="center"/>
          </w:tcPr>
          <w:p w14:paraId="455E7010"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KEY</w:t>
            </w:r>
          </w:p>
        </w:tc>
      </w:tr>
      <w:tr w:rsidR="003D79DF" w:rsidRPr="00735864" w14:paraId="79053B73" w14:textId="77777777" w:rsidTr="00B776F2">
        <w:trPr>
          <w:trHeight w:val="379"/>
        </w:trPr>
        <w:tc>
          <w:tcPr>
            <w:tcW w:w="2403" w:type="dxa"/>
            <w:shd w:val="clear" w:color="auto" w:fill="auto"/>
            <w:vAlign w:val="center"/>
          </w:tcPr>
          <w:p w14:paraId="748BF811"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Username</w:t>
            </w:r>
          </w:p>
        </w:tc>
        <w:tc>
          <w:tcPr>
            <w:tcW w:w="2435" w:type="dxa"/>
            <w:shd w:val="clear" w:color="auto" w:fill="auto"/>
            <w:vAlign w:val="center"/>
          </w:tcPr>
          <w:p w14:paraId="38B8A3B4"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Sting</w:t>
            </w:r>
          </w:p>
        </w:tc>
        <w:tc>
          <w:tcPr>
            <w:tcW w:w="1893" w:type="dxa"/>
            <w:shd w:val="clear" w:color="auto" w:fill="auto"/>
            <w:vAlign w:val="center"/>
          </w:tcPr>
          <w:p w14:paraId="1E6D103A"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165" w:type="dxa"/>
            <w:shd w:val="clear" w:color="auto" w:fill="auto"/>
            <w:vAlign w:val="center"/>
          </w:tcPr>
          <w:p w14:paraId="591440C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Primary key</w:t>
            </w:r>
          </w:p>
        </w:tc>
      </w:tr>
      <w:tr w:rsidR="003D79DF" w:rsidRPr="00735864" w14:paraId="04704319" w14:textId="77777777" w:rsidTr="00B776F2">
        <w:trPr>
          <w:trHeight w:val="379"/>
        </w:trPr>
        <w:tc>
          <w:tcPr>
            <w:tcW w:w="2403" w:type="dxa"/>
            <w:shd w:val="clear" w:color="auto" w:fill="auto"/>
            <w:vAlign w:val="center"/>
          </w:tcPr>
          <w:p w14:paraId="58C696F9"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user_type</w:t>
            </w:r>
          </w:p>
        </w:tc>
        <w:tc>
          <w:tcPr>
            <w:tcW w:w="2435" w:type="dxa"/>
            <w:shd w:val="clear" w:color="auto" w:fill="auto"/>
            <w:vAlign w:val="center"/>
          </w:tcPr>
          <w:p w14:paraId="559AB36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String</w:t>
            </w:r>
          </w:p>
        </w:tc>
        <w:tc>
          <w:tcPr>
            <w:tcW w:w="1893" w:type="dxa"/>
            <w:shd w:val="clear" w:color="auto" w:fill="auto"/>
            <w:vAlign w:val="center"/>
          </w:tcPr>
          <w:p w14:paraId="2AE0AA25"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20</w:t>
            </w:r>
          </w:p>
        </w:tc>
        <w:tc>
          <w:tcPr>
            <w:tcW w:w="2165" w:type="dxa"/>
            <w:shd w:val="clear" w:color="auto" w:fill="auto"/>
            <w:vAlign w:val="center"/>
          </w:tcPr>
          <w:p w14:paraId="07EC045E"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r w:rsidR="003D79DF" w:rsidRPr="00735864" w14:paraId="0E6F964E" w14:textId="77777777" w:rsidTr="00B776F2">
        <w:trPr>
          <w:trHeight w:val="395"/>
        </w:trPr>
        <w:tc>
          <w:tcPr>
            <w:tcW w:w="2403" w:type="dxa"/>
            <w:shd w:val="clear" w:color="auto" w:fill="auto"/>
            <w:vAlign w:val="center"/>
          </w:tcPr>
          <w:p w14:paraId="61CACB5B"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first_name</w:t>
            </w:r>
          </w:p>
        </w:tc>
        <w:tc>
          <w:tcPr>
            <w:tcW w:w="2435" w:type="dxa"/>
            <w:shd w:val="clear" w:color="auto" w:fill="auto"/>
            <w:vAlign w:val="center"/>
          </w:tcPr>
          <w:p w14:paraId="3BE84185"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String</w:t>
            </w:r>
          </w:p>
        </w:tc>
        <w:tc>
          <w:tcPr>
            <w:tcW w:w="1893" w:type="dxa"/>
            <w:shd w:val="clear" w:color="auto" w:fill="auto"/>
            <w:vAlign w:val="center"/>
          </w:tcPr>
          <w:p w14:paraId="58264E87"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20</w:t>
            </w:r>
          </w:p>
        </w:tc>
        <w:tc>
          <w:tcPr>
            <w:tcW w:w="2165" w:type="dxa"/>
            <w:shd w:val="clear" w:color="auto" w:fill="auto"/>
            <w:vAlign w:val="center"/>
          </w:tcPr>
          <w:p w14:paraId="509F684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r w:rsidR="003D79DF" w:rsidRPr="00735864" w14:paraId="5DCFD2E9" w14:textId="77777777" w:rsidTr="00B776F2">
        <w:trPr>
          <w:trHeight w:val="395"/>
        </w:trPr>
        <w:tc>
          <w:tcPr>
            <w:tcW w:w="2403" w:type="dxa"/>
            <w:shd w:val="clear" w:color="auto" w:fill="auto"/>
            <w:vAlign w:val="center"/>
          </w:tcPr>
          <w:p w14:paraId="69E5D825"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Last_name</w:t>
            </w:r>
          </w:p>
        </w:tc>
        <w:tc>
          <w:tcPr>
            <w:tcW w:w="2435" w:type="dxa"/>
            <w:shd w:val="clear" w:color="auto" w:fill="auto"/>
            <w:vAlign w:val="center"/>
          </w:tcPr>
          <w:p w14:paraId="31A1EAEB"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String</w:t>
            </w:r>
          </w:p>
        </w:tc>
        <w:tc>
          <w:tcPr>
            <w:tcW w:w="1893" w:type="dxa"/>
            <w:shd w:val="clear" w:color="auto" w:fill="auto"/>
            <w:vAlign w:val="center"/>
          </w:tcPr>
          <w:p w14:paraId="2BBE0D4B"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20</w:t>
            </w:r>
          </w:p>
        </w:tc>
        <w:tc>
          <w:tcPr>
            <w:tcW w:w="2165" w:type="dxa"/>
            <w:shd w:val="clear" w:color="auto" w:fill="auto"/>
            <w:vAlign w:val="center"/>
          </w:tcPr>
          <w:p w14:paraId="3510BA8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r w:rsidR="00837855" w:rsidRPr="00735864" w14:paraId="58907538" w14:textId="77777777" w:rsidTr="00B776F2">
        <w:trPr>
          <w:trHeight w:val="395"/>
        </w:trPr>
        <w:tc>
          <w:tcPr>
            <w:tcW w:w="2403" w:type="dxa"/>
            <w:shd w:val="clear" w:color="auto" w:fill="auto"/>
            <w:vAlign w:val="center"/>
          </w:tcPr>
          <w:p w14:paraId="575AE7B0" w14:textId="4F6132B5" w:rsidR="00837855" w:rsidRPr="00735864" w:rsidRDefault="00837855" w:rsidP="00B776F2">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Pic</w:t>
            </w:r>
          </w:p>
        </w:tc>
        <w:tc>
          <w:tcPr>
            <w:tcW w:w="2435" w:type="dxa"/>
            <w:shd w:val="clear" w:color="auto" w:fill="auto"/>
            <w:vAlign w:val="center"/>
          </w:tcPr>
          <w:p w14:paraId="5577285F" w14:textId="71585C5E" w:rsidR="00837855" w:rsidRPr="00735864" w:rsidRDefault="00837855" w:rsidP="00B776F2">
            <w:pPr>
              <w:spacing w:after="0" w:line="360" w:lineRule="auto"/>
              <w:jc w:val="center"/>
              <w:rPr>
                <w:rFonts w:ascii="Times New Roman" w:hAnsi="Times New Roman"/>
                <w:sz w:val="24"/>
                <w:szCs w:val="24"/>
                <w:shd w:val="clear" w:color="auto" w:fill="FFFFFF"/>
              </w:rPr>
            </w:pPr>
            <w:r>
              <w:rPr>
                <w:rFonts w:ascii="Times New Roman" w:hAnsi="Times New Roman"/>
                <w:sz w:val="24"/>
                <w:szCs w:val="24"/>
                <w:shd w:val="clear" w:color="auto" w:fill="FFFFFF"/>
              </w:rPr>
              <w:t>String</w:t>
            </w:r>
          </w:p>
        </w:tc>
        <w:tc>
          <w:tcPr>
            <w:tcW w:w="1893" w:type="dxa"/>
            <w:shd w:val="clear" w:color="auto" w:fill="auto"/>
            <w:vAlign w:val="center"/>
          </w:tcPr>
          <w:p w14:paraId="5754B1C2" w14:textId="1A0E4AE6" w:rsidR="00837855" w:rsidRPr="00735864" w:rsidRDefault="00837855" w:rsidP="00B776F2">
            <w:pPr>
              <w:spacing w:after="0" w:line="360" w:lineRule="auto"/>
              <w:jc w:val="center"/>
              <w:rPr>
                <w:rFonts w:ascii="Times New Roman" w:hAnsi="Times New Roman"/>
                <w:sz w:val="24"/>
                <w:szCs w:val="24"/>
                <w:shd w:val="clear" w:color="auto" w:fill="FFFFFF"/>
              </w:rPr>
            </w:pPr>
            <w:r>
              <w:rPr>
                <w:rFonts w:ascii="Times New Roman" w:hAnsi="Times New Roman"/>
                <w:sz w:val="24"/>
                <w:szCs w:val="24"/>
                <w:shd w:val="clear" w:color="auto" w:fill="FFFFFF"/>
              </w:rPr>
              <w:t>-</w:t>
            </w:r>
          </w:p>
        </w:tc>
        <w:tc>
          <w:tcPr>
            <w:tcW w:w="2165" w:type="dxa"/>
            <w:shd w:val="clear" w:color="auto" w:fill="auto"/>
            <w:vAlign w:val="center"/>
          </w:tcPr>
          <w:p w14:paraId="673432DF" w14:textId="731619DB" w:rsidR="00837855" w:rsidRPr="00735864" w:rsidRDefault="00837855" w:rsidP="00837855">
            <w:pPr>
              <w:spacing w:after="0" w:line="360" w:lineRule="auto"/>
              <w:jc w:val="center"/>
              <w:rPr>
                <w:rFonts w:ascii="Times New Roman" w:hAnsi="Times New Roman"/>
                <w:sz w:val="24"/>
                <w:szCs w:val="24"/>
                <w:shd w:val="clear" w:color="auto" w:fill="FFFFFF"/>
              </w:rPr>
            </w:pPr>
            <w:r>
              <w:rPr>
                <w:rFonts w:ascii="Times New Roman" w:hAnsi="Times New Roman"/>
                <w:sz w:val="24"/>
                <w:szCs w:val="24"/>
                <w:shd w:val="clear" w:color="auto" w:fill="FFFFFF"/>
              </w:rPr>
              <w:t>-</w:t>
            </w:r>
          </w:p>
        </w:tc>
      </w:tr>
      <w:tr w:rsidR="003D79DF" w:rsidRPr="00735864" w14:paraId="2F9F0DE9" w14:textId="77777777" w:rsidTr="00B776F2">
        <w:trPr>
          <w:trHeight w:val="395"/>
        </w:trPr>
        <w:tc>
          <w:tcPr>
            <w:tcW w:w="2403" w:type="dxa"/>
            <w:shd w:val="clear" w:color="auto" w:fill="auto"/>
            <w:vAlign w:val="center"/>
          </w:tcPr>
          <w:p w14:paraId="08DB0BA4"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Password</w:t>
            </w:r>
          </w:p>
        </w:tc>
        <w:tc>
          <w:tcPr>
            <w:tcW w:w="2435" w:type="dxa"/>
            <w:shd w:val="clear" w:color="auto" w:fill="auto"/>
            <w:vAlign w:val="center"/>
          </w:tcPr>
          <w:p w14:paraId="565A41A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String</w:t>
            </w:r>
          </w:p>
        </w:tc>
        <w:tc>
          <w:tcPr>
            <w:tcW w:w="1893" w:type="dxa"/>
            <w:shd w:val="clear" w:color="auto" w:fill="auto"/>
            <w:vAlign w:val="center"/>
          </w:tcPr>
          <w:p w14:paraId="5F94C063"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6</w:t>
            </w:r>
          </w:p>
        </w:tc>
        <w:tc>
          <w:tcPr>
            <w:tcW w:w="2165" w:type="dxa"/>
            <w:shd w:val="clear" w:color="auto" w:fill="auto"/>
            <w:vAlign w:val="center"/>
          </w:tcPr>
          <w:p w14:paraId="68A57C51"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bl>
    <w:p w14:paraId="03E57F5C" w14:textId="77777777" w:rsidR="003D79DF" w:rsidRPr="00F7248E" w:rsidRDefault="003D79DF" w:rsidP="003D79DF">
      <w:pPr>
        <w:spacing w:after="0" w:line="360" w:lineRule="auto"/>
        <w:jc w:val="both"/>
        <w:rPr>
          <w:rFonts w:ascii="Times New Roman" w:hAnsi="Times New Roman"/>
          <w:b/>
          <w:sz w:val="14"/>
          <w:szCs w:val="24"/>
          <w:shd w:val="clear" w:color="auto" w:fill="FFFFFF"/>
        </w:rPr>
      </w:pPr>
    </w:p>
    <w:p w14:paraId="63407833" w14:textId="2423A994" w:rsidR="003D79DF" w:rsidRPr="003028C1" w:rsidRDefault="003D79DF" w:rsidP="003D79DF">
      <w:pPr>
        <w:spacing w:after="0" w:line="360" w:lineRule="auto"/>
        <w:jc w:val="both"/>
        <w:rPr>
          <w:rFonts w:ascii="Times New Roman" w:hAnsi="Times New Roman"/>
          <w:b/>
          <w:sz w:val="24"/>
          <w:szCs w:val="28"/>
          <w:shd w:val="clear" w:color="auto" w:fill="FFFFFF"/>
        </w:rPr>
      </w:pPr>
      <w:r w:rsidRPr="003028C1">
        <w:rPr>
          <w:rFonts w:ascii="Times New Roman" w:hAnsi="Times New Roman"/>
          <w:b/>
          <w:sz w:val="24"/>
          <w:szCs w:val="28"/>
          <w:shd w:val="clear" w:color="auto" w:fill="FFFFFF"/>
        </w:rPr>
        <w:t>Table 3.</w:t>
      </w:r>
      <w:r w:rsidR="00925829">
        <w:rPr>
          <w:rFonts w:ascii="Times New Roman" w:hAnsi="Times New Roman"/>
          <w:b/>
          <w:sz w:val="24"/>
          <w:szCs w:val="28"/>
          <w:shd w:val="clear" w:color="auto" w:fill="FFFFFF"/>
        </w:rPr>
        <w:t>2</w:t>
      </w:r>
      <w:r w:rsidR="00300A1A">
        <w:rPr>
          <w:rFonts w:ascii="Times New Roman" w:hAnsi="Times New Roman"/>
          <w:b/>
          <w:sz w:val="24"/>
          <w:szCs w:val="28"/>
          <w:shd w:val="clear" w:color="auto" w:fill="FFFFFF"/>
        </w:rPr>
        <w:t xml:space="preserve"> </w:t>
      </w:r>
      <w:r w:rsidRPr="003028C1">
        <w:rPr>
          <w:rFonts w:ascii="Times New Roman" w:hAnsi="Times New Roman"/>
          <w:b/>
          <w:sz w:val="24"/>
          <w:szCs w:val="28"/>
          <w:shd w:val="clear" w:color="auto" w:fill="FFFFFF"/>
        </w:rPr>
        <w:t>Request Table</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354"/>
        <w:gridCol w:w="2213"/>
        <w:gridCol w:w="2089"/>
      </w:tblGrid>
      <w:tr w:rsidR="003D79DF" w:rsidRPr="00735864" w14:paraId="20CDA1FE" w14:textId="77777777" w:rsidTr="00B776F2">
        <w:trPr>
          <w:trHeight w:val="404"/>
        </w:trPr>
        <w:tc>
          <w:tcPr>
            <w:tcW w:w="2281" w:type="dxa"/>
            <w:shd w:val="clear" w:color="auto" w:fill="auto"/>
            <w:vAlign w:val="center"/>
          </w:tcPr>
          <w:p w14:paraId="3B5034F0"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FIELDNAME</w:t>
            </w:r>
          </w:p>
        </w:tc>
        <w:tc>
          <w:tcPr>
            <w:tcW w:w="2354" w:type="dxa"/>
            <w:shd w:val="clear" w:color="auto" w:fill="auto"/>
            <w:vAlign w:val="center"/>
          </w:tcPr>
          <w:p w14:paraId="0F0BB10F"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DATATYPE</w:t>
            </w:r>
          </w:p>
        </w:tc>
        <w:tc>
          <w:tcPr>
            <w:tcW w:w="2213" w:type="dxa"/>
            <w:shd w:val="clear" w:color="auto" w:fill="auto"/>
            <w:vAlign w:val="center"/>
          </w:tcPr>
          <w:p w14:paraId="4E944612"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LENGTH</w:t>
            </w:r>
          </w:p>
        </w:tc>
        <w:tc>
          <w:tcPr>
            <w:tcW w:w="2089" w:type="dxa"/>
            <w:shd w:val="clear" w:color="auto" w:fill="auto"/>
            <w:vAlign w:val="center"/>
          </w:tcPr>
          <w:p w14:paraId="2950EE2B"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KEY</w:t>
            </w:r>
          </w:p>
        </w:tc>
      </w:tr>
      <w:tr w:rsidR="003D79DF" w:rsidRPr="00735864" w14:paraId="0258F28C" w14:textId="77777777" w:rsidTr="00B776F2">
        <w:trPr>
          <w:trHeight w:val="418"/>
        </w:trPr>
        <w:tc>
          <w:tcPr>
            <w:tcW w:w="2281" w:type="dxa"/>
            <w:shd w:val="clear" w:color="auto" w:fill="auto"/>
            <w:vAlign w:val="center"/>
          </w:tcPr>
          <w:p w14:paraId="0BCC53DC"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Request_id</w:t>
            </w:r>
          </w:p>
        </w:tc>
        <w:tc>
          <w:tcPr>
            <w:tcW w:w="2354" w:type="dxa"/>
            <w:shd w:val="clear" w:color="auto" w:fill="auto"/>
            <w:vAlign w:val="center"/>
          </w:tcPr>
          <w:p w14:paraId="38B9D67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int</w:t>
            </w:r>
          </w:p>
        </w:tc>
        <w:tc>
          <w:tcPr>
            <w:tcW w:w="2213" w:type="dxa"/>
            <w:shd w:val="clear" w:color="auto" w:fill="auto"/>
            <w:vAlign w:val="center"/>
          </w:tcPr>
          <w:p w14:paraId="4C649DBE"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089" w:type="dxa"/>
            <w:shd w:val="clear" w:color="auto" w:fill="auto"/>
            <w:vAlign w:val="center"/>
          </w:tcPr>
          <w:p w14:paraId="4B04630E"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Primary Key</w:t>
            </w:r>
          </w:p>
        </w:tc>
      </w:tr>
      <w:tr w:rsidR="003D79DF" w:rsidRPr="00735864" w14:paraId="45ED9C17" w14:textId="77777777" w:rsidTr="00B776F2">
        <w:trPr>
          <w:trHeight w:val="418"/>
        </w:trPr>
        <w:tc>
          <w:tcPr>
            <w:tcW w:w="2281" w:type="dxa"/>
            <w:shd w:val="clear" w:color="auto" w:fill="auto"/>
            <w:vAlign w:val="center"/>
          </w:tcPr>
          <w:p w14:paraId="295D8BE6"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Mec_id</w:t>
            </w:r>
          </w:p>
        </w:tc>
        <w:tc>
          <w:tcPr>
            <w:tcW w:w="2354" w:type="dxa"/>
            <w:shd w:val="clear" w:color="auto" w:fill="auto"/>
            <w:vAlign w:val="center"/>
          </w:tcPr>
          <w:p w14:paraId="04CCC263"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int</w:t>
            </w:r>
          </w:p>
        </w:tc>
        <w:tc>
          <w:tcPr>
            <w:tcW w:w="2213" w:type="dxa"/>
            <w:shd w:val="clear" w:color="auto" w:fill="auto"/>
            <w:vAlign w:val="center"/>
          </w:tcPr>
          <w:p w14:paraId="3E4A138D"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089" w:type="dxa"/>
            <w:shd w:val="clear" w:color="auto" w:fill="auto"/>
            <w:vAlign w:val="center"/>
          </w:tcPr>
          <w:p w14:paraId="3ADCDBEB"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Foreign Key</w:t>
            </w:r>
          </w:p>
        </w:tc>
      </w:tr>
      <w:tr w:rsidR="003D79DF" w:rsidRPr="00735864" w14:paraId="28BC8F25" w14:textId="77777777" w:rsidTr="00B776F2">
        <w:trPr>
          <w:trHeight w:val="418"/>
        </w:trPr>
        <w:tc>
          <w:tcPr>
            <w:tcW w:w="2281" w:type="dxa"/>
            <w:shd w:val="clear" w:color="auto" w:fill="auto"/>
            <w:vAlign w:val="center"/>
          </w:tcPr>
          <w:p w14:paraId="4789F067"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Dri_id</w:t>
            </w:r>
          </w:p>
        </w:tc>
        <w:tc>
          <w:tcPr>
            <w:tcW w:w="2354" w:type="dxa"/>
            <w:shd w:val="clear" w:color="auto" w:fill="auto"/>
            <w:vAlign w:val="center"/>
          </w:tcPr>
          <w:p w14:paraId="11D8754A"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int</w:t>
            </w:r>
          </w:p>
        </w:tc>
        <w:tc>
          <w:tcPr>
            <w:tcW w:w="2213" w:type="dxa"/>
            <w:shd w:val="clear" w:color="auto" w:fill="auto"/>
            <w:vAlign w:val="center"/>
          </w:tcPr>
          <w:p w14:paraId="38185181"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089" w:type="dxa"/>
            <w:shd w:val="clear" w:color="auto" w:fill="auto"/>
            <w:vAlign w:val="center"/>
          </w:tcPr>
          <w:p w14:paraId="17FB8F7E"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Foreign Key</w:t>
            </w:r>
          </w:p>
        </w:tc>
      </w:tr>
      <w:tr w:rsidR="003D79DF" w:rsidRPr="00735864" w14:paraId="683523A5" w14:textId="77777777" w:rsidTr="00B776F2">
        <w:trPr>
          <w:trHeight w:val="418"/>
        </w:trPr>
        <w:tc>
          <w:tcPr>
            <w:tcW w:w="2281" w:type="dxa"/>
            <w:shd w:val="clear" w:color="auto" w:fill="auto"/>
            <w:vAlign w:val="center"/>
          </w:tcPr>
          <w:p w14:paraId="64CC4506"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Date</w:t>
            </w:r>
          </w:p>
        </w:tc>
        <w:tc>
          <w:tcPr>
            <w:tcW w:w="2354" w:type="dxa"/>
            <w:shd w:val="clear" w:color="auto" w:fill="auto"/>
            <w:vAlign w:val="center"/>
          </w:tcPr>
          <w:p w14:paraId="0B80D51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date</w:t>
            </w:r>
          </w:p>
        </w:tc>
        <w:tc>
          <w:tcPr>
            <w:tcW w:w="2213" w:type="dxa"/>
            <w:shd w:val="clear" w:color="auto" w:fill="auto"/>
            <w:vAlign w:val="center"/>
          </w:tcPr>
          <w:p w14:paraId="687AB781"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10</w:t>
            </w:r>
          </w:p>
        </w:tc>
        <w:tc>
          <w:tcPr>
            <w:tcW w:w="2089" w:type="dxa"/>
            <w:shd w:val="clear" w:color="auto" w:fill="auto"/>
            <w:vAlign w:val="center"/>
          </w:tcPr>
          <w:p w14:paraId="46DEB0E5"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r w:rsidR="003D79DF" w:rsidRPr="00735864" w14:paraId="43BFE9CD" w14:textId="77777777" w:rsidTr="00B776F2">
        <w:trPr>
          <w:trHeight w:val="418"/>
        </w:trPr>
        <w:tc>
          <w:tcPr>
            <w:tcW w:w="2281" w:type="dxa"/>
            <w:shd w:val="clear" w:color="auto" w:fill="auto"/>
            <w:vAlign w:val="center"/>
          </w:tcPr>
          <w:p w14:paraId="59A564B4"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Request_type</w:t>
            </w:r>
          </w:p>
        </w:tc>
        <w:tc>
          <w:tcPr>
            <w:tcW w:w="2354" w:type="dxa"/>
            <w:shd w:val="clear" w:color="auto" w:fill="auto"/>
            <w:vAlign w:val="center"/>
          </w:tcPr>
          <w:p w14:paraId="39153F95"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String</w:t>
            </w:r>
          </w:p>
        </w:tc>
        <w:tc>
          <w:tcPr>
            <w:tcW w:w="2213" w:type="dxa"/>
            <w:shd w:val="clear" w:color="auto" w:fill="auto"/>
            <w:vAlign w:val="center"/>
          </w:tcPr>
          <w:p w14:paraId="7F350A12"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20</w:t>
            </w:r>
          </w:p>
        </w:tc>
        <w:tc>
          <w:tcPr>
            <w:tcW w:w="2089" w:type="dxa"/>
            <w:shd w:val="clear" w:color="auto" w:fill="auto"/>
            <w:vAlign w:val="center"/>
          </w:tcPr>
          <w:p w14:paraId="30D057AA"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bl>
    <w:p w14:paraId="34793D88" w14:textId="77777777" w:rsidR="003D79DF" w:rsidRDefault="003D79DF" w:rsidP="003D79DF">
      <w:pPr>
        <w:spacing w:after="0" w:line="360" w:lineRule="auto"/>
        <w:jc w:val="both"/>
        <w:rPr>
          <w:rFonts w:ascii="Times New Roman" w:hAnsi="Times New Roman"/>
          <w:b/>
          <w:sz w:val="24"/>
          <w:szCs w:val="24"/>
          <w:shd w:val="clear" w:color="auto" w:fill="FFFFFF"/>
        </w:rPr>
      </w:pPr>
    </w:p>
    <w:p w14:paraId="115B72E5" w14:textId="77777777" w:rsidR="00300A1A" w:rsidRDefault="00300A1A" w:rsidP="003D79DF">
      <w:pPr>
        <w:spacing w:after="0" w:line="360" w:lineRule="auto"/>
        <w:jc w:val="both"/>
        <w:rPr>
          <w:rFonts w:ascii="Times New Roman" w:hAnsi="Times New Roman"/>
          <w:b/>
          <w:sz w:val="24"/>
          <w:szCs w:val="24"/>
          <w:shd w:val="clear" w:color="auto" w:fill="FFFFFF"/>
        </w:rPr>
      </w:pPr>
    </w:p>
    <w:p w14:paraId="2A3A5F00" w14:textId="7416CEB4" w:rsidR="003D79DF" w:rsidRPr="00B91063" w:rsidRDefault="003D79DF" w:rsidP="003D79DF">
      <w:pPr>
        <w:spacing w:after="0" w:line="360" w:lineRule="auto"/>
        <w:jc w:val="both"/>
        <w:rPr>
          <w:rFonts w:ascii="Times New Roman" w:hAnsi="Times New Roman"/>
          <w:b/>
          <w:sz w:val="28"/>
          <w:szCs w:val="28"/>
          <w:shd w:val="clear" w:color="auto" w:fill="FFFFFF"/>
        </w:rPr>
      </w:pPr>
      <w:r w:rsidRPr="003028C1">
        <w:rPr>
          <w:rFonts w:ascii="Times New Roman" w:hAnsi="Times New Roman"/>
          <w:b/>
          <w:sz w:val="24"/>
          <w:szCs w:val="28"/>
          <w:shd w:val="clear" w:color="auto" w:fill="FFFFFF"/>
        </w:rPr>
        <w:t>Table 3.</w:t>
      </w:r>
      <w:r w:rsidR="00925829">
        <w:rPr>
          <w:rFonts w:ascii="Times New Roman" w:hAnsi="Times New Roman"/>
          <w:b/>
          <w:sz w:val="24"/>
          <w:szCs w:val="28"/>
          <w:shd w:val="clear" w:color="auto" w:fill="FFFFFF"/>
        </w:rPr>
        <w:t>3</w:t>
      </w:r>
      <w:r w:rsidR="00300A1A">
        <w:rPr>
          <w:rFonts w:ascii="Times New Roman" w:hAnsi="Times New Roman"/>
          <w:b/>
          <w:sz w:val="24"/>
          <w:szCs w:val="28"/>
          <w:shd w:val="clear" w:color="auto" w:fill="FFFFFF"/>
        </w:rPr>
        <w:t xml:space="preserve"> </w:t>
      </w:r>
      <w:r w:rsidRPr="003028C1">
        <w:rPr>
          <w:rFonts w:ascii="Times New Roman" w:hAnsi="Times New Roman"/>
          <w:b/>
          <w:sz w:val="24"/>
          <w:szCs w:val="28"/>
          <w:shd w:val="clear" w:color="auto" w:fill="FFFFFF"/>
        </w:rPr>
        <w:t xml:space="preserve">Location Table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8"/>
        <w:gridCol w:w="2318"/>
        <w:gridCol w:w="2182"/>
        <w:gridCol w:w="2055"/>
      </w:tblGrid>
      <w:tr w:rsidR="003D79DF" w:rsidRPr="00735864" w14:paraId="2CEA7BB2" w14:textId="77777777" w:rsidTr="00B776F2">
        <w:trPr>
          <w:trHeight w:val="66"/>
        </w:trPr>
        <w:tc>
          <w:tcPr>
            <w:tcW w:w="2248" w:type="dxa"/>
            <w:shd w:val="clear" w:color="auto" w:fill="auto"/>
            <w:vAlign w:val="center"/>
          </w:tcPr>
          <w:p w14:paraId="1C5B5F9D" w14:textId="2A04BF43"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FIELD</w:t>
            </w:r>
            <w:r w:rsidR="00300A1A">
              <w:rPr>
                <w:rFonts w:ascii="Times New Roman" w:hAnsi="Times New Roman"/>
                <w:b/>
                <w:sz w:val="24"/>
                <w:szCs w:val="24"/>
                <w:shd w:val="clear" w:color="auto" w:fill="FFFFFF"/>
              </w:rPr>
              <w:t xml:space="preserve"> </w:t>
            </w:r>
            <w:r w:rsidRPr="00735864">
              <w:rPr>
                <w:rFonts w:ascii="Times New Roman" w:hAnsi="Times New Roman"/>
                <w:b/>
                <w:sz w:val="24"/>
                <w:szCs w:val="24"/>
                <w:shd w:val="clear" w:color="auto" w:fill="FFFFFF"/>
              </w:rPr>
              <w:t>NAME</w:t>
            </w:r>
          </w:p>
        </w:tc>
        <w:tc>
          <w:tcPr>
            <w:tcW w:w="2318" w:type="dxa"/>
            <w:shd w:val="clear" w:color="auto" w:fill="auto"/>
            <w:vAlign w:val="center"/>
          </w:tcPr>
          <w:p w14:paraId="786FD0FD"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DATATYPE</w:t>
            </w:r>
          </w:p>
        </w:tc>
        <w:tc>
          <w:tcPr>
            <w:tcW w:w="2182" w:type="dxa"/>
            <w:shd w:val="clear" w:color="auto" w:fill="auto"/>
            <w:vAlign w:val="center"/>
          </w:tcPr>
          <w:p w14:paraId="74B17AA2"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LENGTH</w:t>
            </w:r>
          </w:p>
        </w:tc>
        <w:tc>
          <w:tcPr>
            <w:tcW w:w="2055" w:type="dxa"/>
            <w:shd w:val="clear" w:color="auto" w:fill="auto"/>
            <w:vAlign w:val="center"/>
          </w:tcPr>
          <w:p w14:paraId="57BA9B73" w14:textId="77777777" w:rsidR="003D79DF" w:rsidRPr="00735864" w:rsidRDefault="003D79DF" w:rsidP="00B776F2">
            <w:pPr>
              <w:spacing w:after="0" w:line="360" w:lineRule="auto"/>
              <w:jc w:val="center"/>
              <w:rPr>
                <w:rFonts w:ascii="Times New Roman" w:hAnsi="Times New Roman"/>
                <w:b/>
                <w:sz w:val="24"/>
                <w:szCs w:val="24"/>
                <w:shd w:val="clear" w:color="auto" w:fill="FFFFFF"/>
              </w:rPr>
            </w:pPr>
            <w:r w:rsidRPr="00735864">
              <w:rPr>
                <w:rFonts w:ascii="Times New Roman" w:hAnsi="Times New Roman"/>
                <w:b/>
                <w:sz w:val="24"/>
                <w:szCs w:val="24"/>
                <w:shd w:val="clear" w:color="auto" w:fill="FFFFFF"/>
              </w:rPr>
              <w:t>KEY</w:t>
            </w:r>
          </w:p>
        </w:tc>
      </w:tr>
      <w:tr w:rsidR="003D79DF" w:rsidRPr="00735864" w14:paraId="30ABA277" w14:textId="77777777" w:rsidTr="00B776F2">
        <w:trPr>
          <w:trHeight w:val="66"/>
        </w:trPr>
        <w:tc>
          <w:tcPr>
            <w:tcW w:w="2248" w:type="dxa"/>
            <w:shd w:val="clear" w:color="auto" w:fill="auto"/>
            <w:vAlign w:val="center"/>
          </w:tcPr>
          <w:p w14:paraId="3A982B3D"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Mec_id</w:t>
            </w:r>
          </w:p>
        </w:tc>
        <w:tc>
          <w:tcPr>
            <w:tcW w:w="2318" w:type="dxa"/>
            <w:shd w:val="clear" w:color="auto" w:fill="auto"/>
            <w:vAlign w:val="center"/>
          </w:tcPr>
          <w:p w14:paraId="7ABF9940"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int</w:t>
            </w:r>
          </w:p>
        </w:tc>
        <w:tc>
          <w:tcPr>
            <w:tcW w:w="2182" w:type="dxa"/>
            <w:shd w:val="clear" w:color="auto" w:fill="auto"/>
            <w:vAlign w:val="center"/>
          </w:tcPr>
          <w:p w14:paraId="23672124"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055" w:type="dxa"/>
            <w:shd w:val="clear" w:color="auto" w:fill="auto"/>
            <w:vAlign w:val="center"/>
          </w:tcPr>
          <w:p w14:paraId="466F2357"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Foreign Key</w:t>
            </w:r>
          </w:p>
        </w:tc>
      </w:tr>
      <w:tr w:rsidR="003D79DF" w:rsidRPr="00735864" w14:paraId="1FDF9F89" w14:textId="77777777" w:rsidTr="00B776F2">
        <w:trPr>
          <w:trHeight w:val="66"/>
        </w:trPr>
        <w:tc>
          <w:tcPr>
            <w:tcW w:w="2248" w:type="dxa"/>
            <w:shd w:val="clear" w:color="auto" w:fill="auto"/>
            <w:vAlign w:val="center"/>
          </w:tcPr>
          <w:p w14:paraId="43846B40"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Dri_id</w:t>
            </w:r>
          </w:p>
        </w:tc>
        <w:tc>
          <w:tcPr>
            <w:tcW w:w="2318" w:type="dxa"/>
            <w:shd w:val="clear" w:color="auto" w:fill="auto"/>
            <w:vAlign w:val="center"/>
          </w:tcPr>
          <w:p w14:paraId="4A133CAF"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int</w:t>
            </w:r>
          </w:p>
        </w:tc>
        <w:tc>
          <w:tcPr>
            <w:tcW w:w="2182" w:type="dxa"/>
            <w:shd w:val="clear" w:color="auto" w:fill="auto"/>
            <w:vAlign w:val="center"/>
          </w:tcPr>
          <w:p w14:paraId="5F0BD585"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8</w:t>
            </w:r>
          </w:p>
        </w:tc>
        <w:tc>
          <w:tcPr>
            <w:tcW w:w="2055" w:type="dxa"/>
            <w:shd w:val="clear" w:color="auto" w:fill="auto"/>
            <w:vAlign w:val="center"/>
          </w:tcPr>
          <w:p w14:paraId="640B4840"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Foreign key</w:t>
            </w:r>
          </w:p>
        </w:tc>
      </w:tr>
      <w:tr w:rsidR="003D79DF" w:rsidRPr="00735864" w14:paraId="4AC60D41" w14:textId="77777777" w:rsidTr="00B776F2">
        <w:trPr>
          <w:trHeight w:val="66"/>
        </w:trPr>
        <w:tc>
          <w:tcPr>
            <w:tcW w:w="2248" w:type="dxa"/>
            <w:shd w:val="clear" w:color="auto" w:fill="auto"/>
            <w:vAlign w:val="center"/>
          </w:tcPr>
          <w:p w14:paraId="60F80DE7"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Longitude</w:t>
            </w:r>
          </w:p>
        </w:tc>
        <w:tc>
          <w:tcPr>
            <w:tcW w:w="2318" w:type="dxa"/>
            <w:shd w:val="clear" w:color="auto" w:fill="auto"/>
            <w:vAlign w:val="center"/>
          </w:tcPr>
          <w:p w14:paraId="273A4D88"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 xml:space="preserve">double </w:t>
            </w:r>
          </w:p>
        </w:tc>
        <w:tc>
          <w:tcPr>
            <w:tcW w:w="2182" w:type="dxa"/>
            <w:shd w:val="clear" w:color="auto" w:fill="auto"/>
            <w:vAlign w:val="center"/>
          </w:tcPr>
          <w:p w14:paraId="02BD227E"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c>
          <w:tcPr>
            <w:tcW w:w="2055" w:type="dxa"/>
            <w:shd w:val="clear" w:color="auto" w:fill="auto"/>
            <w:vAlign w:val="center"/>
          </w:tcPr>
          <w:p w14:paraId="2CE0E536"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r w:rsidR="003D79DF" w:rsidRPr="00735864" w14:paraId="22741715" w14:textId="77777777" w:rsidTr="00B776F2">
        <w:trPr>
          <w:trHeight w:val="66"/>
        </w:trPr>
        <w:tc>
          <w:tcPr>
            <w:tcW w:w="2248" w:type="dxa"/>
            <w:shd w:val="clear" w:color="auto" w:fill="auto"/>
            <w:vAlign w:val="center"/>
          </w:tcPr>
          <w:p w14:paraId="2AF74FC8" w14:textId="77777777" w:rsidR="003D79DF" w:rsidRPr="00735864" w:rsidRDefault="003D79DF" w:rsidP="00B776F2">
            <w:pPr>
              <w:spacing w:after="0" w:line="360" w:lineRule="auto"/>
              <w:rPr>
                <w:rFonts w:ascii="Times New Roman" w:hAnsi="Times New Roman"/>
                <w:sz w:val="24"/>
                <w:szCs w:val="24"/>
                <w:shd w:val="clear" w:color="auto" w:fill="FFFFFF"/>
              </w:rPr>
            </w:pPr>
            <w:r w:rsidRPr="00735864">
              <w:rPr>
                <w:rFonts w:ascii="Times New Roman" w:hAnsi="Times New Roman"/>
                <w:sz w:val="24"/>
                <w:szCs w:val="24"/>
                <w:shd w:val="clear" w:color="auto" w:fill="FFFFFF"/>
              </w:rPr>
              <w:t>Longitude</w:t>
            </w:r>
          </w:p>
        </w:tc>
        <w:tc>
          <w:tcPr>
            <w:tcW w:w="2318" w:type="dxa"/>
            <w:shd w:val="clear" w:color="auto" w:fill="auto"/>
            <w:vAlign w:val="center"/>
          </w:tcPr>
          <w:p w14:paraId="6CBC64F9"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double</w:t>
            </w:r>
          </w:p>
        </w:tc>
        <w:tc>
          <w:tcPr>
            <w:tcW w:w="2182" w:type="dxa"/>
            <w:shd w:val="clear" w:color="auto" w:fill="auto"/>
            <w:vAlign w:val="center"/>
          </w:tcPr>
          <w:p w14:paraId="127AA2F0"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c>
          <w:tcPr>
            <w:tcW w:w="2055" w:type="dxa"/>
            <w:shd w:val="clear" w:color="auto" w:fill="auto"/>
            <w:vAlign w:val="center"/>
          </w:tcPr>
          <w:p w14:paraId="05C99C0B" w14:textId="77777777" w:rsidR="003D79DF" w:rsidRPr="00735864" w:rsidRDefault="003D79DF" w:rsidP="00B776F2">
            <w:pPr>
              <w:spacing w:after="0" w:line="360" w:lineRule="auto"/>
              <w:jc w:val="center"/>
              <w:rPr>
                <w:rFonts w:ascii="Times New Roman" w:hAnsi="Times New Roman"/>
                <w:sz w:val="24"/>
                <w:szCs w:val="24"/>
                <w:shd w:val="clear" w:color="auto" w:fill="FFFFFF"/>
              </w:rPr>
            </w:pPr>
            <w:r w:rsidRPr="00735864">
              <w:rPr>
                <w:rFonts w:ascii="Times New Roman" w:hAnsi="Times New Roman"/>
                <w:sz w:val="24"/>
                <w:szCs w:val="24"/>
                <w:shd w:val="clear" w:color="auto" w:fill="FFFFFF"/>
              </w:rPr>
              <w:t>-</w:t>
            </w:r>
          </w:p>
        </w:tc>
      </w:tr>
    </w:tbl>
    <w:p w14:paraId="5AA6463C" w14:textId="77777777" w:rsidR="003D79DF" w:rsidRDefault="003D79DF" w:rsidP="003D79DF">
      <w:pPr>
        <w:spacing w:after="0" w:line="360" w:lineRule="auto"/>
        <w:jc w:val="both"/>
        <w:rPr>
          <w:rFonts w:ascii="Times New Roman" w:hAnsi="Times New Roman"/>
          <w:b/>
          <w:sz w:val="16"/>
          <w:szCs w:val="24"/>
          <w:shd w:val="clear" w:color="auto" w:fill="FFFFFF"/>
        </w:rPr>
      </w:pPr>
    </w:p>
    <w:p w14:paraId="749F7A10" w14:textId="77777777" w:rsidR="0079237E" w:rsidRDefault="0079237E" w:rsidP="0051042B">
      <w:pPr>
        <w:spacing w:line="360" w:lineRule="auto"/>
        <w:jc w:val="both"/>
        <w:rPr>
          <w:rFonts w:ascii="Times New Roman" w:eastAsia="Calibri" w:hAnsi="Times New Roman" w:cs="Times New Roman"/>
          <w:b/>
          <w:bCs/>
          <w:color w:val="000000" w:themeColor="text1"/>
          <w:sz w:val="24"/>
          <w:szCs w:val="24"/>
        </w:rPr>
      </w:pPr>
    </w:p>
    <w:p w14:paraId="0AC7DD96" w14:textId="77777777" w:rsidR="0079237E" w:rsidRDefault="0079237E" w:rsidP="0051042B">
      <w:pPr>
        <w:spacing w:line="360" w:lineRule="auto"/>
        <w:jc w:val="both"/>
        <w:rPr>
          <w:rFonts w:ascii="Times New Roman" w:eastAsia="Calibri" w:hAnsi="Times New Roman" w:cs="Times New Roman"/>
          <w:b/>
          <w:bCs/>
          <w:color w:val="000000" w:themeColor="text1"/>
          <w:sz w:val="24"/>
          <w:szCs w:val="24"/>
        </w:rPr>
      </w:pPr>
    </w:p>
    <w:p w14:paraId="18387435" w14:textId="77777777" w:rsidR="0079237E" w:rsidRDefault="0079237E" w:rsidP="0051042B">
      <w:pPr>
        <w:spacing w:line="360" w:lineRule="auto"/>
        <w:jc w:val="both"/>
        <w:rPr>
          <w:rFonts w:ascii="Times New Roman" w:eastAsia="Calibri" w:hAnsi="Times New Roman" w:cs="Times New Roman"/>
          <w:b/>
          <w:bCs/>
          <w:color w:val="000000" w:themeColor="text1"/>
          <w:sz w:val="24"/>
          <w:szCs w:val="24"/>
        </w:rPr>
      </w:pPr>
    </w:p>
    <w:p w14:paraId="4216C72A" w14:textId="77777777" w:rsidR="0079237E" w:rsidRDefault="0079237E" w:rsidP="0051042B">
      <w:pPr>
        <w:spacing w:line="360" w:lineRule="auto"/>
        <w:jc w:val="both"/>
        <w:rPr>
          <w:rFonts w:ascii="Times New Roman" w:eastAsia="Calibri" w:hAnsi="Times New Roman" w:cs="Times New Roman"/>
          <w:b/>
          <w:bCs/>
          <w:color w:val="000000" w:themeColor="text1"/>
          <w:sz w:val="24"/>
          <w:szCs w:val="24"/>
        </w:rPr>
      </w:pPr>
    </w:p>
    <w:p w14:paraId="483076ED" w14:textId="48CED6E4" w:rsidR="0051042B" w:rsidRPr="00B541E4" w:rsidRDefault="0051042B" w:rsidP="0051042B">
      <w:pPr>
        <w:spacing w:line="360" w:lineRule="auto"/>
        <w:jc w:val="both"/>
        <w:rPr>
          <w:rFonts w:ascii="Times New Roman" w:eastAsia="Calibri" w:hAnsi="Times New Roman" w:cs="Times New Roman"/>
          <w:b/>
          <w:bCs/>
          <w:color w:val="000000" w:themeColor="text1"/>
          <w:sz w:val="24"/>
          <w:szCs w:val="24"/>
        </w:rPr>
      </w:pPr>
      <w:r w:rsidRPr="00B541E4">
        <w:rPr>
          <w:rFonts w:ascii="Times New Roman" w:eastAsia="Calibri" w:hAnsi="Times New Roman" w:cs="Times New Roman"/>
          <w:b/>
          <w:bCs/>
          <w:color w:val="000000" w:themeColor="text1"/>
          <w:sz w:val="24"/>
          <w:szCs w:val="24"/>
        </w:rPr>
        <w:lastRenderedPageBreak/>
        <w:t>3.</w:t>
      </w:r>
      <w:r w:rsidR="00300A1A">
        <w:rPr>
          <w:rFonts w:ascii="Times New Roman" w:eastAsia="Calibri" w:hAnsi="Times New Roman" w:cs="Times New Roman"/>
          <w:b/>
          <w:bCs/>
          <w:color w:val="000000" w:themeColor="text1"/>
          <w:sz w:val="24"/>
          <w:szCs w:val="24"/>
        </w:rPr>
        <w:t xml:space="preserve">4.2 </w:t>
      </w:r>
      <w:r w:rsidRPr="00B541E4">
        <w:rPr>
          <w:rFonts w:ascii="Times New Roman" w:eastAsia="Calibri" w:hAnsi="Times New Roman" w:cs="Times New Roman"/>
          <w:b/>
          <w:bCs/>
          <w:color w:val="000000" w:themeColor="text1"/>
          <w:sz w:val="24"/>
          <w:szCs w:val="24"/>
        </w:rPr>
        <w:t>Output Design</w:t>
      </w:r>
    </w:p>
    <w:p w14:paraId="5C807E9D" w14:textId="2C85D083" w:rsidR="003D79DF" w:rsidRDefault="003D79DF" w:rsidP="003D79DF">
      <w:pPr>
        <w:spacing w:after="0" w:line="360" w:lineRule="auto"/>
        <w:jc w:val="both"/>
        <w:rPr>
          <w:rFonts w:ascii="Times New Roman" w:hAnsi="Times New Roman"/>
          <w:sz w:val="24"/>
          <w:szCs w:val="24"/>
        </w:rPr>
      </w:pPr>
      <w:r>
        <w:rPr>
          <w:rFonts w:ascii="Times New Roman" w:hAnsi="Times New Roman"/>
          <w:sz w:val="24"/>
          <w:szCs w:val="24"/>
        </w:rPr>
        <w:t xml:space="preserve">This shows a visual representation of the system interface it will be made to be intuitive to use, </w:t>
      </w:r>
      <w:r w:rsidR="007A0DC4">
        <w:rPr>
          <w:rFonts w:ascii="Times New Roman" w:hAnsi="Times New Roman"/>
          <w:sz w:val="24"/>
          <w:szCs w:val="24"/>
        </w:rPr>
        <w:t>quick</w:t>
      </w:r>
      <w:r>
        <w:rPr>
          <w:rFonts w:ascii="Times New Roman" w:hAnsi="Times New Roman"/>
          <w:sz w:val="24"/>
          <w:szCs w:val="24"/>
        </w:rPr>
        <w:t xml:space="preserve"> to respond to</w:t>
      </w:r>
      <w:r w:rsidR="007A0DC4">
        <w:rPr>
          <w:rFonts w:ascii="Times New Roman" w:hAnsi="Times New Roman"/>
          <w:sz w:val="24"/>
          <w:szCs w:val="24"/>
        </w:rPr>
        <w:t>,</w:t>
      </w:r>
      <w:r>
        <w:rPr>
          <w:rFonts w:ascii="Times New Roman" w:hAnsi="Times New Roman"/>
          <w:sz w:val="24"/>
          <w:szCs w:val="24"/>
        </w:rPr>
        <w:t xml:space="preserve"> and visually appealing. </w:t>
      </w:r>
    </w:p>
    <w:p w14:paraId="26D7F2A8" w14:textId="77777777" w:rsidR="00300A1A" w:rsidRDefault="00300A1A" w:rsidP="003D79DF">
      <w:pPr>
        <w:spacing w:after="0" w:line="360" w:lineRule="auto"/>
        <w:jc w:val="both"/>
        <w:rPr>
          <w:rFonts w:ascii="Times New Roman" w:hAnsi="Times New Roman"/>
          <w:sz w:val="24"/>
          <w:szCs w:val="24"/>
        </w:rPr>
      </w:pPr>
    </w:p>
    <w:p w14:paraId="48862932" w14:textId="1730C27C" w:rsidR="003D79DF" w:rsidRPr="00B91063" w:rsidRDefault="005A3076" w:rsidP="003D79DF">
      <w:pPr>
        <w:spacing w:after="0" w:line="360" w:lineRule="auto"/>
        <w:jc w:val="both"/>
        <w:rPr>
          <w:rFonts w:ascii="Times New Roman" w:hAnsi="Times New Roman"/>
          <w:b/>
          <w:i/>
          <w:sz w:val="24"/>
          <w:szCs w:val="24"/>
          <w:shd w:val="clear" w:color="auto" w:fill="FFFFFF"/>
        </w:rPr>
      </w:pPr>
      <w:r>
        <w:rPr>
          <w:noProof/>
        </w:rPr>
        <w:drawing>
          <wp:anchor distT="0" distB="0" distL="114300" distR="114300" simplePos="0" relativeHeight="251667456" behindDoc="0" locked="0" layoutInCell="1" allowOverlap="1" wp14:anchorId="49A040DA" wp14:editId="56829622">
            <wp:simplePos x="0" y="0"/>
            <wp:positionH relativeFrom="margin">
              <wp:posOffset>4114800</wp:posOffset>
            </wp:positionH>
            <wp:positionV relativeFrom="paragraph">
              <wp:posOffset>192406</wp:posOffset>
            </wp:positionV>
            <wp:extent cx="1640211" cy="3200400"/>
            <wp:effectExtent l="0" t="0" r="0" b="0"/>
            <wp:wrapNone/>
            <wp:docPr id="1987149667" name="Picture 13" descr="C:\Users\HP\Desktop\ui for de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i for deriver.jpg"/>
                    <pic:cNvPicPr>
                      <a:picLocks noChangeAspect="1" noChangeArrowheads="1"/>
                    </pic:cNvPicPr>
                  </pic:nvPicPr>
                  <pic:blipFill>
                    <a:blip r:embed="rId18">
                      <a:extLst>
                        <a:ext uri="{28A0092B-C50C-407E-A947-70E740481C1C}">
                          <a14:useLocalDpi xmlns:a14="http://schemas.microsoft.com/office/drawing/2010/main" val="0"/>
                        </a:ext>
                      </a:extLst>
                    </a:blip>
                    <a:srcRect l="-716" t="54080" r="70883" b="-192"/>
                    <a:stretch>
                      <a:fillRect/>
                    </a:stretch>
                  </pic:blipFill>
                  <pic:spPr bwMode="auto">
                    <a:xfrm>
                      <a:off x="0" y="0"/>
                      <a:ext cx="1647190" cy="3214018"/>
                    </a:xfrm>
                    <a:prstGeom prst="rect">
                      <a:avLst/>
                    </a:prstGeom>
                    <a:noFill/>
                    <a:ln>
                      <a:noFill/>
                    </a:ln>
                  </pic:spPr>
                </pic:pic>
              </a:graphicData>
            </a:graphic>
            <wp14:sizeRelH relativeFrom="page">
              <wp14:pctWidth>0</wp14:pctWidth>
            </wp14:sizeRelH>
            <wp14:sizeRelV relativeFrom="page">
              <wp14:pctHeight>0</wp14:pctHeight>
            </wp14:sizeRelV>
          </wp:anchor>
        </w:drawing>
      </w:r>
      <w:r w:rsidR="003D79DF" w:rsidRPr="00B91063">
        <w:rPr>
          <w:rFonts w:ascii="Times New Roman" w:hAnsi="Times New Roman"/>
          <w:b/>
          <w:i/>
          <w:sz w:val="24"/>
          <w:szCs w:val="24"/>
        </w:rPr>
        <w:t xml:space="preserve">Interface for </w:t>
      </w:r>
      <w:r w:rsidR="00980F67">
        <w:rPr>
          <w:rFonts w:ascii="Times New Roman" w:hAnsi="Times New Roman"/>
          <w:b/>
          <w:i/>
          <w:sz w:val="24"/>
          <w:szCs w:val="24"/>
        </w:rPr>
        <w:t>all users</w:t>
      </w:r>
    </w:p>
    <w:p w14:paraId="5DE74D09" w14:textId="3EC43EA9" w:rsidR="003D79DF" w:rsidRDefault="005A3076" w:rsidP="003D79DF">
      <w:pPr>
        <w:spacing w:after="0" w:line="360" w:lineRule="auto"/>
        <w:jc w:val="both"/>
        <w:rPr>
          <w:rFonts w:ascii="Times New Roman" w:hAnsi="Times New Roman"/>
          <w:b/>
          <w:sz w:val="24"/>
          <w:szCs w:val="24"/>
          <w:shd w:val="clear" w:color="auto" w:fill="FFFFFF"/>
        </w:rPr>
      </w:pPr>
      <w:r>
        <w:rPr>
          <w:noProof/>
        </w:rPr>
        <w:drawing>
          <wp:anchor distT="0" distB="0" distL="114300" distR="114300" simplePos="0" relativeHeight="251664384" behindDoc="0" locked="0" layoutInCell="1" allowOverlap="1" wp14:anchorId="2116FEB7" wp14:editId="386E3FC1">
            <wp:simplePos x="0" y="0"/>
            <wp:positionH relativeFrom="margin">
              <wp:posOffset>2085975</wp:posOffset>
            </wp:positionH>
            <wp:positionV relativeFrom="paragraph">
              <wp:posOffset>5715</wp:posOffset>
            </wp:positionV>
            <wp:extent cx="1642981" cy="3086100"/>
            <wp:effectExtent l="0" t="0" r="0" b="0"/>
            <wp:wrapNone/>
            <wp:docPr id="260892731" name="Picture 18" descr="C:\Users\HP\Desktop\ui for de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i for deriver.jpg"/>
                    <pic:cNvPicPr>
                      <a:picLocks noChangeAspect="1" noChangeArrowheads="1"/>
                    </pic:cNvPicPr>
                  </pic:nvPicPr>
                  <pic:blipFill>
                    <a:blip r:embed="rId18">
                      <a:extLst>
                        <a:ext uri="{28A0092B-C50C-407E-A947-70E740481C1C}">
                          <a14:useLocalDpi xmlns:a14="http://schemas.microsoft.com/office/drawing/2010/main" val="0"/>
                        </a:ext>
                      </a:extLst>
                    </a:blip>
                    <a:srcRect l="36038" t="569" r="33414" b="53699"/>
                    <a:stretch>
                      <a:fillRect/>
                    </a:stretch>
                  </pic:blipFill>
                  <pic:spPr bwMode="auto">
                    <a:xfrm>
                      <a:off x="0" y="0"/>
                      <a:ext cx="1644288" cy="3088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A36850E" wp14:editId="12E70D48">
            <wp:simplePos x="0" y="0"/>
            <wp:positionH relativeFrom="margin">
              <wp:posOffset>148386</wp:posOffset>
            </wp:positionH>
            <wp:positionV relativeFrom="paragraph">
              <wp:posOffset>43815</wp:posOffset>
            </wp:positionV>
            <wp:extent cx="1573733" cy="3028950"/>
            <wp:effectExtent l="0" t="0" r="7620" b="0"/>
            <wp:wrapNone/>
            <wp:docPr id="310435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552" cy="3043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3455D" w14:textId="77777777" w:rsidR="003D79DF" w:rsidRDefault="003D79DF" w:rsidP="003D79DF">
      <w:pPr>
        <w:spacing w:after="0" w:line="360" w:lineRule="auto"/>
        <w:jc w:val="both"/>
        <w:rPr>
          <w:rFonts w:ascii="Times New Roman" w:hAnsi="Times New Roman"/>
          <w:b/>
          <w:sz w:val="24"/>
          <w:szCs w:val="24"/>
          <w:shd w:val="clear" w:color="auto" w:fill="FFFFFF"/>
        </w:rPr>
      </w:pPr>
    </w:p>
    <w:p w14:paraId="0008B444" w14:textId="77777777" w:rsidR="003D79DF" w:rsidRDefault="003D79DF" w:rsidP="003D79DF">
      <w:pPr>
        <w:spacing w:after="0" w:line="360" w:lineRule="auto"/>
        <w:jc w:val="both"/>
        <w:rPr>
          <w:rFonts w:ascii="Times New Roman" w:hAnsi="Times New Roman"/>
          <w:b/>
          <w:sz w:val="24"/>
          <w:szCs w:val="24"/>
          <w:shd w:val="clear" w:color="auto" w:fill="FFFFFF"/>
        </w:rPr>
      </w:pPr>
    </w:p>
    <w:p w14:paraId="68F84002" w14:textId="06CB9D81" w:rsidR="003D79DF" w:rsidRDefault="003D79DF" w:rsidP="003D79DF">
      <w:pPr>
        <w:spacing w:after="0" w:line="360" w:lineRule="auto"/>
        <w:jc w:val="both"/>
        <w:rPr>
          <w:rFonts w:ascii="Times New Roman" w:hAnsi="Times New Roman"/>
          <w:b/>
          <w:sz w:val="24"/>
          <w:szCs w:val="24"/>
          <w:shd w:val="clear" w:color="auto" w:fill="FFFFFF"/>
        </w:rPr>
      </w:pPr>
    </w:p>
    <w:p w14:paraId="16BC8C7C" w14:textId="664C41FD" w:rsidR="003D79DF" w:rsidRDefault="003D79DF" w:rsidP="003D79DF">
      <w:pPr>
        <w:spacing w:after="0" w:line="360" w:lineRule="auto"/>
        <w:jc w:val="both"/>
        <w:rPr>
          <w:rFonts w:ascii="Times New Roman" w:hAnsi="Times New Roman"/>
          <w:b/>
          <w:sz w:val="24"/>
          <w:szCs w:val="24"/>
          <w:shd w:val="clear" w:color="auto" w:fill="FFFFFF"/>
        </w:rPr>
      </w:pPr>
    </w:p>
    <w:p w14:paraId="5A66268B" w14:textId="757018B2" w:rsidR="003D79DF" w:rsidRDefault="003D79DF" w:rsidP="003D79DF">
      <w:pPr>
        <w:spacing w:after="0" w:line="360" w:lineRule="auto"/>
        <w:jc w:val="both"/>
        <w:rPr>
          <w:rFonts w:ascii="Times New Roman" w:hAnsi="Times New Roman"/>
          <w:b/>
          <w:sz w:val="24"/>
          <w:szCs w:val="24"/>
          <w:shd w:val="clear" w:color="auto" w:fill="FFFFFF"/>
        </w:rPr>
      </w:pPr>
    </w:p>
    <w:p w14:paraId="1BE196DD" w14:textId="77777777" w:rsidR="003D79DF" w:rsidRDefault="003D79DF" w:rsidP="003D79DF">
      <w:pPr>
        <w:spacing w:after="0" w:line="360" w:lineRule="auto"/>
        <w:jc w:val="both"/>
        <w:rPr>
          <w:rFonts w:ascii="Times New Roman" w:hAnsi="Times New Roman"/>
          <w:b/>
          <w:sz w:val="24"/>
          <w:szCs w:val="24"/>
          <w:shd w:val="clear" w:color="auto" w:fill="FFFFFF"/>
        </w:rPr>
      </w:pPr>
    </w:p>
    <w:p w14:paraId="38655322" w14:textId="77777777" w:rsidR="003D79DF" w:rsidRDefault="003D79DF" w:rsidP="003D79DF">
      <w:pPr>
        <w:spacing w:after="0" w:line="360" w:lineRule="auto"/>
        <w:jc w:val="both"/>
        <w:rPr>
          <w:rFonts w:ascii="Times New Roman" w:hAnsi="Times New Roman"/>
          <w:b/>
          <w:sz w:val="24"/>
          <w:szCs w:val="24"/>
          <w:shd w:val="clear" w:color="auto" w:fill="FFFFFF"/>
        </w:rPr>
      </w:pPr>
    </w:p>
    <w:p w14:paraId="223317B2" w14:textId="77777777" w:rsidR="003D79DF" w:rsidRDefault="003D79DF" w:rsidP="003D79DF">
      <w:pPr>
        <w:spacing w:after="0" w:line="360" w:lineRule="auto"/>
        <w:jc w:val="both"/>
        <w:rPr>
          <w:rFonts w:ascii="Times New Roman" w:hAnsi="Times New Roman"/>
          <w:b/>
          <w:sz w:val="24"/>
          <w:szCs w:val="24"/>
          <w:shd w:val="clear" w:color="auto" w:fill="FFFFFF"/>
        </w:rPr>
      </w:pPr>
    </w:p>
    <w:p w14:paraId="1D20C110" w14:textId="77777777" w:rsidR="003D79DF" w:rsidRDefault="003D79DF" w:rsidP="003D79DF">
      <w:pPr>
        <w:spacing w:after="0" w:line="360" w:lineRule="auto"/>
        <w:jc w:val="both"/>
        <w:rPr>
          <w:rFonts w:ascii="Times New Roman" w:hAnsi="Times New Roman"/>
          <w:b/>
          <w:sz w:val="24"/>
          <w:szCs w:val="24"/>
          <w:shd w:val="clear" w:color="auto" w:fill="FFFFFF"/>
        </w:rPr>
      </w:pPr>
    </w:p>
    <w:p w14:paraId="0C9B3B89" w14:textId="5245B26A" w:rsidR="003D79DF" w:rsidRDefault="003D79DF" w:rsidP="003D79DF">
      <w:pPr>
        <w:spacing w:after="0" w:line="360" w:lineRule="auto"/>
        <w:jc w:val="both"/>
        <w:rPr>
          <w:rFonts w:ascii="Times New Roman" w:hAnsi="Times New Roman"/>
          <w:b/>
          <w:sz w:val="24"/>
          <w:szCs w:val="24"/>
          <w:shd w:val="clear" w:color="auto" w:fill="FFFFFF"/>
        </w:rPr>
      </w:pPr>
    </w:p>
    <w:p w14:paraId="126D2354" w14:textId="77777777" w:rsidR="00980F67" w:rsidRDefault="00980F67" w:rsidP="003D79DF">
      <w:pPr>
        <w:spacing w:after="0" w:line="360" w:lineRule="auto"/>
        <w:jc w:val="both"/>
        <w:rPr>
          <w:rFonts w:ascii="Times New Roman" w:hAnsi="Times New Roman"/>
          <w:b/>
          <w:sz w:val="24"/>
          <w:szCs w:val="24"/>
          <w:shd w:val="clear" w:color="auto" w:fill="FFFFFF"/>
        </w:rPr>
      </w:pPr>
    </w:p>
    <w:p w14:paraId="5C0D7E74" w14:textId="77777777" w:rsidR="00980F67" w:rsidRDefault="00980F67" w:rsidP="003D79DF">
      <w:pPr>
        <w:spacing w:after="0" w:line="360" w:lineRule="auto"/>
        <w:jc w:val="both"/>
        <w:rPr>
          <w:rFonts w:ascii="Times New Roman" w:hAnsi="Times New Roman"/>
          <w:b/>
          <w:sz w:val="24"/>
          <w:szCs w:val="24"/>
          <w:shd w:val="clear" w:color="auto" w:fill="FFFFFF"/>
        </w:rPr>
      </w:pPr>
    </w:p>
    <w:p w14:paraId="311205E8" w14:textId="3610EA22" w:rsidR="00980F67" w:rsidRDefault="00980F67" w:rsidP="003D79DF">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Fig</w:t>
      </w:r>
      <w:r w:rsidR="0034391B">
        <w:rPr>
          <w:rFonts w:ascii="Times New Roman" w:hAnsi="Times New Roman"/>
          <w:b/>
          <w:sz w:val="24"/>
          <w:szCs w:val="24"/>
          <w:shd w:val="clear" w:color="auto" w:fill="FFFFFF"/>
        </w:rPr>
        <w:t>ure</w:t>
      </w:r>
      <w:r>
        <w:rPr>
          <w:rFonts w:ascii="Times New Roman" w:hAnsi="Times New Roman"/>
          <w:b/>
          <w:sz w:val="24"/>
          <w:szCs w:val="24"/>
          <w:shd w:val="clear" w:color="auto" w:fill="FFFFFF"/>
        </w:rPr>
        <w:t xml:space="preserve"> 3.</w:t>
      </w:r>
      <w:r w:rsidR="008F7E8D">
        <w:rPr>
          <w:rFonts w:ascii="Times New Roman" w:hAnsi="Times New Roman"/>
          <w:b/>
          <w:sz w:val="24"/>
          <w:szCs w:val="24"/>
          <w:shd w:val="clear" w:color="auto" w:fill="FFFFFF"/>
        </w:rPr>
        <w:t>10</w:t>
      </w:r>
      <w:r w:rsidR="0034391B">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Onboarding Screen</w:t>
      </w:r>
      <w:r w:rsidR="0034391B">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Fig</w:t>
      </w:r>
      <w:r w:rsidR="0034391B">
        <w:rPr>
          <w:rFonts w:ascii="Times New Roman" w:hAnsi="Times New Roman"/>
          <w:b/>
          <w:sz w:val="24"/>
          <w:szCs w:val="24"/>
          <w:shd w:val="clear" w:color="auto" w:fill="FFFFFF"/>
        </w:rPr>
        <w:t>ure</w:t>
      </w:r>
      <w:r>
        <w:rPr>
          <w:rFonts w:ascii="Times New Roman" w:hAnsi="Times New Roman"/>
          <w:b/>
          <w:sz w:val="24"/>
          <w:szCs w:val="24"/>
          <w:shd w:val="clear" w:color="auto" w:fill="FFFFFF"/>
        </w:rPr>
        <w:t xml:space="preserve"> 3.</w:t>
      </w:r>
      <w:r w:rsidR="008F7E8D">
        <w:rPr>
          <w:rFonts w:ascii="Times New Roman" w:hAnsi="Times New Roman"/>
          <w:b/>
          <w:sz w:val="24"/>
          <w:szCs w:val="24"/>
          <w:shd w:val="clear" w:color="auto" w:fill="FFFFFF"/>
        </w:rPr>
        <w:t>11</w:t>
      </w:r>
      <w:r>
        <w:rPr>
          <w:rFonts w:ascii="Times New Roman" w:hAnsi="Times New Roman"/>
          <w:b/>
          <w:sz w:val="24"/>
          <w:szCs w:val="24"/>
          <w:shd w:val="clear" w:color="auto" w:fill="FFFFFF"/>
        </w:rPr>
        <w:t xml:space="preserve"> Landing Page</w:t>
      </w:r>
      <w:r>
        <w:rPr>
          <w:rFonts w:ascii="Times New Roman" w:hAnsi="Times New Roman"/>
          <w:b/>
          <w:sz w:val="24"/>
          <w:szCs w:val="24"/>
          <w:shd w:val="clear" w:color="auto" w:fill="FFFFFF"/>
        </w:rPr>
        <w:tab/>
        <w:t>Fig</w:t>
      </w:r>
      <w:r w:rsidR="0034391B">
        <w:rPr>
          <w:rFonts w:ascii="Times New Roman" w:hAnsi="Times New Roman"/>
          <w:b/>
          <w:sz w:val="24"/>
          <w:szCs w:val="24"/>
          <w:shd w:val="clear" w:color="auto" w:fill="FFFFFF"/>
        </w:rPr>
        <w:t>ure</w:t>
      </w:r>
      <w:r>
        <w:rPr>
          <w:rFonts w:ascii="Times New Roman" w:hAnsi="Times New Roman"/>
          <w:b/>
          <w:sz w:val="24"/>
          <w:szCs w:val="24"/>
          <w:shd w:val="clear" w:color="auto" w:fill="FFFFFF"/>
        </w:rPr>
        <w:t xml:space="preserve"> 3.</w:t>
      </w:r>
      <w:r w:rsidR="008F7E8D">
        <w:rPr>
          <w:rFonts w:ascii="Times New Roman" w:hAnsi="Times New Roman"/>
          <w:b/>
          <w:sz w:val="24"/>
          <w:szCs w:val="24"/>
          <w:shd w:val="clear" w:color="auto" w:fill="FFFFFF"/>
        </w:rPr>
        <w:t>12</w:t>
      </w:r>
      <w:r>
        <w:rPr>
          <w:rFonts w:ascii="Times New Roman" w:hAnsi="Times New Roman"/>
          <w:b/>
          <w:sz w:val="24"/>
          <w:szCs w:val="24"/>
          <w:shd w:val="clear" w:color="auto" w:fill="FFFFFF"/>
        </w:rPr>
        <w:t xml:space="preserve"> Register Page</w:t>
      </w:r>
    </w:p>
    <w:p w14:paraId="1849C932" w14:textId="77777777" w:rsidR="00985B64" w:rsidRDefault="00985B64" w:rsidP="003D79DF">
      <w:pPr>
        <w:spacing w:after="0" w:line="360" w:lineRule="auto"/>
        <w:jc w:val="both"/>
        <w:rPr>
          <w:rFonts w:ascii="Times New Roman" w:hAnsi="Times New Roman"/>
          <w:b/>
          <w:sz w:val="38"/>
          <w:szCs w:val="24"/>
          <w:shd w:val="clear" w:color="auto" w:fill="FFFFFF"/>
        </w:rPr>
      </w:pPr>
    </w:p>
    <w:p w14:paraId="6405E3AF" w14:textId="77777777" w:rsidR="001B7F24" w:rsidRDefault="001B7F24">
      <w:pPr>
        <w:spacing w:after="160" w:line="259" w:lineRule="auto"/>
        <w:rPr>
          <w:rFonts w:ascii="Times New Roman" w:hAnsi="Times New Roman"/>
          <w:b/>
          <w:i/>
          <w:sz w:val="24"/>
          <w:szCs w:val="24"/>
        </w:rPr>
      </w:pPr>
      <w:r>
        <w:rPr>
          <w:rFonts w:ascii="Times New Roman" w:hAnsi="Times New Roman"/>
          <w:b/>
          <w:i/>
          <w:sz w:val="24"/>
          <w:szCs w:val="24"/>
        </w:rPr>
        <w:br w:type="page"/>
      </w:r>
    </w:p>
    <w:p w14:paraId="538CCF47" w14:textId="61C52AC0" w:rsidR="00985B64" w:rsidRDefault="00980F67" w:rsidP="003D79DF">
      <w:pPr>
        <w:spacing w:after="0" w:line="360" w:lineRule="auto"/>
        <w:jc w:val="both"/>
        <w:rPr>
          <w:rFonts w:ascii="Times New Roman" w:hAnsi="Times New Roman"/>
          <w:i/>
          <w:sz w:val="24"/>
          <w:szCs w:val="24"/>
          <w:shd w:val="clear" w:color="auto" w:fill="FFFFFF"/>
        </w:rPr>
      </w:pPr>
      <w:r w:rsidRPr="00B91063">
        <w:rPr>
          <w:rFonts w:ascii="Times New Roman" w:hAnsi="Times New Roman"/>
          <w:b/>
          <w:i/>
          <w:sz w:val="24"/>
          <w:szCs w:val="24"/>
        </w:rPr>
        <w:lastRenderedPageBreak/>
        <w:t xml:space="preserve">Interface for </w:t>
      </w:r>
      <w:r>
        <w:rPr>
          <w:rFonts w:ascii="Times New Roman" w:hAnsi="Times New Roman"/>
          <w:b/>
          <w:i/>
          <w:sz w:val="24"/>
          <w:szCs w:val="24"/>
        </w:rPr>
        <w:t>drivers</w:t>
      </w:r>
      <w:r>
        <w:rPr>
          <w:noProof/>
        </w:rPr>
        <w:t xml:space="preserve"> </w:t>
      </w:r>
    </w:p>
    <w:p w14:paraId="70D06F2C" w14:textId="6CBF2FA3" w:rsidR="00985B64" w:rsidRDefault="00980F67" w:rsidP="003D79DF">
      <w:pPr>
        <w:spacing w:after="0" w:line="360" w:lineRule="auto"/>
        <w:jc w:val="both"/>
        <w:rPr>
          <w:rFonts w:ascii="Times New Roman" w:hAnsi="Times New Roman"/>
          <w:i/>
          <w:sz w:val="24"/>
          <w:szCs w:val="24"/>
          <w:shd w:val="clear" w:color="auto" w:fill="FFFFFF"/>
        </w:rPr>
      </w:pPr>
      <w:r>
        <w:rPr>
          <w:noProof/>
        </w:rPr>
        <w:drawing>
          <wp:anchor distT="0" distB="0" distL="114300" distR="114300" simplePos="0" relativeHeight="251670528" behindDoc="0" locked="0" layoutInCell="1" allowOverlap="1" wp14:anchorId="6689A588" wp14:editId="474DAF88">
            <wp:simplePos x="0" y="0"/>
            <wp:positionH relativeFrom="margin">
              <wp:posOffset>145415</wp:posOffset>
            </wp:positionH>
            <wp:positionV relativeFrom="paragraph">
              <wp:posOffset>176530</wp:posOffset>
            </wp:positionV>
            <wp:extent cx="1790700" cy="3363544"/>
            <wp:effectExtent l="0" t="0" r="0" b="8890"/>
            <wp:wrapNone/>
            <wp:docPr id="1068803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36279" t="54460" r="33176" b="-2"/>
                    <a:stretch>
                      <a:fillRect/>
                    </a:stretch>
                  </pic:blipFill>
                  <pic:spPr bwMode="auto">
                    <a:xfrm>
                      <a:off x="0" y="0"/>
                      <a:ext cx="1790700" cy="3363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39AC9" w14:textId="04BBEFEB" w:rsidR="003D79DF" w:rsidRPr="00BF285E" w:rsidRDefault="00980F67" w:rsidP="003D79DF">
      <w:pPr>
        <w:spacing w:after="0" w:line="360" w:lineRule="auto"/>
        <w:jc w:val="both"/>
        <w:rPr>
          <w:rFonts w:ascii="Times New Roman" w:hAnsi="Times New Roman"/>
          <w:i/>
          <w:sz w:val="24"/>
          <w:szCs w:val="24"/>
          <w:shd w:val="clear" w:color="auto" w:fill="FFFFFF"/>
        </w:rPr>
      </w:pPr>
      <w:r>
        <w:rPr>
          <w:noProof/>
        </w:rPr>
        <w:drawing>
          <wp:anchor distT="0" distB="0" distL="114300" distR="114300" simplePos="0" relativeHeight="251671552" behindDoc="0" locked="0" layoutInCell="1" allowOverlap="1" wp14:anchorId="5FC67897" wp14:editId="716FC254">
            <wp:simplePos x="0" y="0"/>
            <wp:positionH relativeFrom="margin">
              <wp:posOffset>2632710</wp:posOffset>
            </wp:positionH>
            <wp:positionV relativeFrom="paragraph">
              <wp:posOffset>8255</wp:posOffset>
            </wp:positionV>
            <wp:extent cx="1745615" cy="3324225"/>
            <wp:effectExtent l="0" t="0" r="6985" b="0"/>
            <wp:wrapNone/>
            <wp:docPr id="447028433" name="Picture 10" descr="C:\Users\HP\Desktop\ui for de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i for deriver.jpg"/>
                    <pic:cNvPicPr>
                      <a:picLocks noChangeAspect="1" noChangeArrowheads="1"/>
                    </pic:cNvPicPr>
                  </pic:nvPicPr>
                  <pic:blipFill>
                    <a:blip r:embed="rId18">
                      <a:extLst>
                        <a:ext uri="{28A0092B-C50C-407E-A947-70E740481C1C}">
                          <a14:useLocalDpi xmlns:a14="http://schemas.microsoft.com/office/drawing/2010/main" val="0"/>
                        </a:ext>
                      </a:extLst>
                    </a:blip>
                    <a:srcRect l="69926" t="54460"/>
                    <a:stretch>
                      <a:fillRect/>
                    </a:stretch>
                  </pic:blipFill>
                  <pic:spPr bwMode="auto">
                    <a:xfrm>
                      <a:off x="0" y="0"/>
                      <a:ext cx="174561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9DF">
        <w:rPr>
          <w:rFonts w:ascii="Times New Roman" w:hAnsi="Times New Roman"/>
          <w:i/>
          <w:sz w:val="24"/>
          <w:szCs w:val="24"/>
          <w:shd w:val="clear" w:color="auto" w:fill="FFFFFF"/>
        </w:rPr>
        <w:tab/>
      </w:r>
      <w:r w:rsidR="003D79DF">
        <w:rPr>
          <w:rFonts w:ascii="Times New Roman" w:hAnsi="Times New Roman"/>
          <w:i/>
          <w:sz w:val="24"/>
          <w:szCs w:val="24"/>
          <w:shd w:val="clear" w:color="auto" w:fill="FFFFFF"/>
        </w:rPr>
        <w:tab/>
        <w:t xml:space="preserve">                                    </w:t>
      </w:r>
      <w:r w:rsidR="003D79DF">
        <w:rPr>
          <w:rFonts w:ascii="Times New Roman" w:hAnsi="Times New Roman"/>
          <w:i/>
          <w:sz w:val="24"/>
          <w:szCs w:val="24"/>
          <w:shd w:val="clear" w:color="auto" w:fill="FFFFFF"/>
        </w:rPr>
        <w:tab/>
      </w:r>
    </w:p>
    <w:p w14:paraId="33C5B3F0" w14:textId="72C623A2" w:rsidR="003D79DF" w:rsidRPr="00BF285E" w:rsidRDefault="003D79DF" w:rsidP="003D79DF">
      <w:pPr>
        <w:spacing w:after="0" w:line="360" w:lineRule="auto"/>
        <w:jc w:val="both"/>
        <w:rPr>
          <w:rFonts w:ascii="Times New Roman" w:hAnsi="Times New Roman"/>
          <w:b/>
          <w:i/>
          <w:sz w:val="24"/>
          <w:szCs w:val="24"/>
          <w:shd w:val="clear" w:color="auto" w:fill="FFFFFF"/>
        </w:rPr>
      </w:pPr>
    </w:p>
    <w:p w14:paraId="2AA9616D" w14:textId="6DFC0D71" w:rsidR="003D79DF" w:rsidRDefault="003D79DF" w:rsidP="003D79DF">
      <w:pPr>
        <w:spacing w:after="0" w:line="360" w:lineRule="auto"/>
        <w:jc w:val="both"/>
        <w:rPr>
          <w:rFonts w:ascii="Times New Roman" w:hAnsi="Times New Roman"/>
          <w:b/>
          <w:sz w:val="24"/>
          <w:szCs w:val="24"/>
          <w:shd w:val="clear" w:color="auto" w:fill="FFFFFF"/>
        </w:rPr>
      </w:pPr>
    </w:p>
    <w:p w14:paraId="3F0B512A" w14:textId="77777777" w:rsidR="003D79DF" w:rsidRDefault="003D79DF" w:rsidP="003D79DF">
      <w:pPr>
        <w:spacing w:after="0" w:line="360" w:lineRule="auto"/>
        <w:jc w:val="both"/>
        <w:rPr>
          <w:rFonts w:ascii="Times New Roman" w:hAnsi="Times New Roman"/>
          <w:b/>
          <w:sz w:val="24"/>
          <w:szCs w:val="24"/>
          <w:shd w:val="clear" w:color="auto" w:fill="FFFFFF"/>
        </w:rPr>
      </w:pPr>
    </w:p>
    <w:p w14:paraId="3035856F" w14:textId="33FC0E0E" w:rsidR="003D79DF" w:rsidRDefault="003D79DF" w:rsidP="003D79DF">
      <w:pPr>
        <w:spacing w:after="0" w:line="360" w:lineRule="auto"/>
        <w:jc w:val="both"/>
        <w:rPr>
          <w:rFonts w:ascii="Times New Roman" w:hAnsi="Times New Roman"/>
          <w:b/>
          <w:sz w:val="24"/>
          <w:szCs w:val="24"/>
          <w:shd w:val="clear" w:color="auto" w:fill="FFFFFF"/>
        </w:rPr>
      </w:pPr>
    </w:p>
    <w:p w14:paraId="104CD09D" w14:textId="77777777" w:rsidR="003D79DF" w:rsidRDefault="003D79DF" w:rsidP="003D79DF">
      <w:pPr>
        <w:spacing w:after="0" w:line="360" w:lineRule="auto"/>
        <w:jc w:val="both"/>
        <w:rPr>
          <w:rFonts w:ascii="Times New Roman" w:hAnsi="Times New Roman"/>
          <w:b/>
          <w:sz w:val="24"/>
          <w:szCs w:val="24"/>
          <w:shd w:val="clear" w:color="auto" w:fill="FFFFFF"/>
        </w:rPr>
      </w:pPr>
    </w:p>
    <w:p w14:paraId="6DEBCFFA" w14:textId="77777777" w:rsidR="003D79DF" w:rsidRDefault="003D79DF" w:rsidP="003D79DF">
      <w:pPr>
        <w:spacing w:after="0" w:line="360" w:lineRule="auto"/>
        <w:jc w:val="both"/>
        <w:rPr>
          <w:rFonts w:ascii="Times New Roman" w:hAnsi="Times New Roman"/>
          <w:b/>
          <w:sz w:val="24"/>
          <w:szCs w:val="24"/>
          <w:shd w:val="clear" w:color="auto" w:fill="FFFFFF"/>
        </w:rPr>
      </w:pPr>
    </w:p>
    <w:p w14:paraId="0A96ABD3" w14:textId="3B16F749" w:rsidR="003D79DF" w:rsidRDefault="003D79DF" w:rsidP="003D79DF">
      <w:pPr>
        <w:spacing w:after="0" w:line="360" w:lineRule="auto"/>
        <w:jc w:val="both"/>
        <w:rPr>
          <w:rFonts w:ascii="Times New Roman" w:hAnsi="Times New Roman"/>
          <w:b/>
          <w:sz w:val="24"/>
          <w:szCs w:val="24"/>
          <w:shd w:val="clear" w:color="auto" w:fill="FFFFFF"/>
        </w:rPr>
      </w:pPr>
    </w:p>
    <w:p w14:paraId="514A76D2" w14:textId="77777777" w:rsidR="003D79DF" w:rsidRDefault="003D79DF" w:rsidP="003D79DF">
      <w:pPr>
        <w:spacing w:after="0" w:line="360" w:lineRule="auto"/>
        <w:jc w:val="both"/>
        <w:rPr>
          <w:rFonts w:ascii="Times New Roman" w:hAnsi="Times New Roman"/>
          <w:b/>
          <w:sz w:val="24"/>
          <w:szCs w:val="24"/>
          <w:shd w:val="clear" w:color="auto" w:fill="FFFFFF"/>
        </w:rPr>
      </w:pPr>
    </w:p>
    <w:p w14:paraId="30BD46D5" w14:textId="77777777" w:rsidR="003D79DF" w:rsidRDefault="003D79DF" w:rsidP="003D79DF">
      <w:pPr>
        <w:spacing w:after="0" w:line="360" w:lineRule="auto"/>
        <w:jc w:val="both"/>
        <w:rPr>
          <w:rFonts w:ascii="Times New Roman" w:hAnsi="Times New Roman"/>
          <w:b/>
          <w:sz w:val="24"/>
          <w:szCs w:val="24"/>
          <w:shd w:val="clear" w:color="auto" w:fill="FFFFFF"/>
        </w:rPr>
      </w:pPr>
    </w:p>
    <w:p w14:paraId="06761E4E" w14:textId="77777777" w:rsidR="00980F67" w:rsidRDefault="00980F67" w:rsidP="003D79DF">
      <w:pPr>
        <w:spacing w:after="0" w:line="360" w:lineRule="auto"/>
        <w:jc w:val="both"/>
        <w:rPr>
          <w:rFonts w:ascii="Times New Roman" w:hAnsi="Times New Roman"/>
          <w:b/>
          <w:sz w:val="24"/>
          <w:szCs w:val="24"/>
          <w:shd w:val="clear" w:color="auto" w:fill="FFFFFF"/>
        </w:rPr>
      </w:pPr>
    </w:p>
    <w:p w14:paraId="37FA00A0" w14:textId="77777777" w:rsidR="00980F67" w:rsidRDefault="00980F67" w:rsidP="003D79DF">
      <w:pPr>
        <w:spacing w:after="0" w:line="360" w:lineRule="auto"/>
        <w:jc w:val="both"/>
        <w:rPr>
          <w:rFonts w:ascii="Times New Roman" w:hAnsi="Times New Roman"/>
          <w:b/>
          <w:sz w:val="24"/>
          <w:szCs w:val="24"/>
          <w:shd w:val="clear" w:color="auto" w:fill="FFFFFF"/>
        </w:rPr>
      </w:pPr>
    </w:p>
    <w:p w14:paraId="68532C79" w14:textId="282319B8" w:rsidR="003D79DF" w:rsidRDefault="003D79DF" w:rsidP="003D79DF">
      <w:pPr>
        <w:spacing w:after="0" w:line="360" w:lineRule="auto"/>
        <w:jc w:val="both"/>
        <w:rPr>
          <w:rFonts w:ascii="Times New Roman" w:hAnsi="Times New Roman"/>
          <w:b/>
          <w:sz w:val="24"/>
          <w:szCs w:val="24"/>
          <w:shd w:val="clear" w:color="auto" w:fill="FFFFFF"/>
        </w:rPr>
      </w:pPr>
    </w:p>
    <w:p w14:paraId="75876CE1" w14:textId="477A8ECF" w:rsidR="00980F67" w:rsidRDefault="00980F67" w:rsidP="003D79DF">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Fig 3.</w:t>
      </w:r>
      <w:r w:rsidR="008F7E8D">
        <w:rPr>
          <w:rFonts w:ascii="Times New Roman" w:hAnsi="Times New Roman"/>
          <w:b/>
          <w:sz w:val="24"/>
          <w:szCs w:val="24"/>
          <w:shd w:val="clear" w:color="auto" w:fill="FFFFFF"/>
        </w:rPr>
        <w:t>13</w:t>
      </w:r>
      <w:r>
        <w:rPr>
          <w:rFonts w:ascii="Times New Roman" w:hAnsi="Times New Roman"/>
          <w:b/>
          <w:sz w:val="24"/>
          <w:szCs w:val="24"/>
          <w:shd w:val="clear" w:color="auto" w:fill="FFFFFF"/>
        </w:rPr>
        <w:t xml:space="preserve"> Driver Homepage</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t>Fig 3.</w:t>
      </w:r>
      <w:r w:rsidR="008F7E8D">
        <w:rPr>
          <w:rFonts w:ascii="Times New Roman" w:hAnsi="Times New Roman"/>
          <w:b/>
          <w:sz w:val="24"/>
          <w:szCs w:val="24"/>
          <w:shd w:val="clear" w:color="auto" w:fill="FFFFFF"/>
        </w:rPr>
        <w:t>14</w:t>
      </w:r>
      <w:r>
        <w:rPr>
          <w:rFonts w:ascii="Times New Roman" w:hAnsi="Times New Roman"/>
          <w:b/>
          <w:sz w:val="24"/>
          <w:szCs w:val="24"/>
          <w:shd w:val="clear" w:color="auto" w:fill="FFFFFF"/>
        </w:rPr>
        <w:t xml:space="preserve"> Mechanic Request Page</w:t>
      </w:r>
    </w:p>
    <w:p w14:paraId="6E885268" w14:textId="1E0748E5" w:rsidR="003D79DF" w:rsidRPr="006E0C99" w:rsidRDefault="003D79DF" w:rsidP="003D79DF">
      <w:pPr>
        <w:spacing w:after="0" w:line="360" w:lineRule="auto"/>
        <w:jc w:val="both"/>
        <w:rPr>
          <w:rFonts w:ascii="Times New Roman" w:hAnsi="Times New Roman"/>
          <w:b/>
          <w:i/>
          <w:sz w:val="24"/>
          <w:szCs w:val="24"/>
          <w:shd w:val="clear" w:color="auto" w:fill="FFFFFF"/>
        </w:rPr>
      </w:pPr>
      <w:r w:rsidRPr="006E0C99">
        <w:rPr>
          <w:rFonts w:ascii="Times New Roman" w:hAnsi="Times New Roman"/>
          <w:b/>
          <w:i/>
          <w:sz w:val="24"/>
          <w:szCs w:val="24"/>
          <w:shd w:val="clear" w:color="auto" w:fill="FFFFFF"/>
        </w:rPr>
        <w:t xml:space="preserve">Interface for Mechanic </w:t>
      </w:r>
    </w:p>
    <w:p w14:paraId="7ECE4DFF" w14:textId="0345A743" w:rsidR="003D79DF" w:rsidRPr="00F80DDF" w:rsidRDefault="003D79DF" w:rsidP="003D79DF">
      <w:pPr>
        <w:spacing w:after="0" w:line="360" w:lineRule="auto"/>
        <w:jc w:val="both"/>
        <w:rPr>
          <w:rFonts w:ascii="Times New Roman" w:hAnsi="Times New Roman"/>
          <w:sz w:val="24"/>
          <w:szCs w:val="24"/>
          <w:shd w:val="clear" w:color="auto" w:fill="FFFFFF"/>
        </w:rPr>
      </w:pPr>
      <w:r>
        <w:rPr>
          <w:noProof/>
        </w:rPr>
        <w:drawing>
          <wp:anchor distT="0" distB="0" distL="114300" distR="114300" simplePos="0" relativeHeight="251674624" behindDoc="0" locked="0" layoutInCell="1" allowOverlap="1" wp14:anchorId="7ECF0E99" wp14:editId="6E7B179C">
            <wp:simplePos x="0" y="0"/>
            <wp:positionH relativeFrom="column">
              <wp:posOffset>3011170</wp:posOffset>
            </wp:positionH>
            <wp:positionV relativeFrom="paragraph">
              <wp:posOffset>45720</wp:posOffset>
            </wp:positionV>
            <wp:extent cx="1815465" cy="3521075"/>
            <wp:effectExtent l="0" t="0" r="0" b="3175"/>
            <wp:wrapNone/>
            <wp:docPr id="1094544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l="34444" t="9018" r="35014" b="47083"/>
                    <a:stretch>
                      <a:fillRect/>
                    </a:stretch>
                  </pic:blipFill>
                  <pic:spPr bwMode="auto">
                    <a:xfrm>
                      <a:off x="0" y="0"/>
                      <a:ext cx="1815465" cy="352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686FF4DF" wp14:editId="6F9D96BA">
            <wp:simplePos x="0" y="0"/>
            <wp:positionH relativeFrom="column">
              <wp:posOffset>307975</wp:posOffset>
            </wp:positionH>
            <wp:positionV relativeFrom="paragraph">
              <wp:posOffset>92710</wp:posOffset>
            </wp:positionV>
            <wp:extent cx="1828800" cy="3521075"/>
            <wp:effectExtent l="0" t="0" r="0" b="3175"/>
            <wp:wrapNone/>
            <wp:docPr id="2050188005" name="Picture 7" descr="C:\Users\HP\Desktop\ui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i design.jpg"/>
                    <pic:cNvPicPr>
                      <a:picLocks noChangeAspect="1" noChangeArrowheads="1"/>
                    </pic:cNvPicPr>
                  </pic:nvPicPr>
                  <pic:blipFill>
                    <a:blip r:embed="rId20">
                      <a:extLst>
                        <a:ext uri="{28A0092B-C50C-407E-A947-70E740481C1C}">
                          <a14:useLocalDpi xmlns:a14="http://schemas.microsoft.com/office/drawing/2010/main" val="0"/>
                        </a:ext>
                      </a:extLst>
                    </a:blip>
                    <a:srcRect l="229" t="8847" r="68996" b="47250"/>
                    <a:stretch>
                      <a:fillRect/>
                    </a:stretch>
                  </pic:blipFill>
                  <pic:spPr bwMode="auto">
                    <a:xfrm>
                      <a:off x="0" y="0"/>
                      <a:ext cx="1828800" cy="352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1689" w14:textId="1ED00BC8" w:rsidR="00985B64" w:rsidRDefault="00493909" w:rsidP="003D4CE8">
      <w:pPr>
        <w:spacing w:after="292" w:line="360" w:lineRule="auto"/>
        <w:rPr>
          <w:rFonts w:ascii="Times New Roman" w:hAnsi="Times New Roman"/>
          <w:b/>
          <w:sz w:val="24"/>
          <w:szCs w:val="24"/>
          <w:shd w:val="clear" w:color="auto" w:fill="FFFFFF"/>
        </w:rPr>
      </w:pPr>
      <w:r>
        <w:rPr>
          <w:rFonts w:ascii="Times New Roman" w:hAnsi="Times New Roman"/>
          <w:b/>
          <w:noProof/>
          <w:sz w:val="24"/>
          <w:szCs w:val="24"/>
        </w:rPr>
        <mc:AlternateContent>
          <mc:Choice Requires="wps">
            <w:drawing>
              <wp:anchor distT="0" distB="0" distL="114300" distR="114300" simplePos="0" relativeHeight="251680768" behindDoc="0" locked="0" layoutInCell="1" allowOverlap="1" wp14:anchorId="0FCD9A74" wp14:editId="0DD3E34F">
                <wp:simplePos x="0" y="0"/>
                <wp:positionH relativeFrom="column">
                  <wp:posOffset>3152774</wp:posOffset>
                </wp:positionH>
                <wp:positionV relativeFrom="paragraph">
                  <wp:posOffset>7322820</wp:posOffset>
                </wp:positionV>
                <wp:extent cx="2085975" cy="382270"/>
                <wp:effectExtent l="0" t="0" r="9525" b="0"/>
                <wp:wrapNone/>
                <wp:docPr id="20040245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8828F" w14:textId="16BAA937" w:rsidR="00B776F2" w:rsidRPr="00493909" w:rsidRDefault="00B776F2" w:rsidP="003D79DF">
                            <w:pPr>
                              <w:rPr>
                                <w:b/>
                                <w:bCs/>
                                <w:iCs/>
                              </w:rPr>
                            </w:pPr>
                            <w:r w:rsidRPr="00493909">
                              <w:rPr>
                                <w:rFonts w:ascii="Times New Roman" w:hAnsi="Times New Roman"/>
                                <w:b/>
                                <w:bCs/>
                                <w:iCs/>
                                <w:sz w:val="24"/>
                                <w:szCs w:val="24"/>
                                <w:shd w:val="clear" w:color="auto" w:fill="FFFFFF"/>
                              </w:rPr>
                              <w:t>Figure 3.</w:t>
                            </w:r>
                            <w:r>
                              <w:rPr>
                                <w:rFonts w:ascii="Times New Roman" w:hAnsi="Times New Roman"/>
                                <w:b/>
                                <w:bCs/>
                                <w:iCs/>
                                <w:sz w:val="24"/>
                                <w:szCs w:val="24"/>
                                <w:shd w:val="clear" w:color="auto" w:fill="FFFFFF"/>
                              </w:rPr>
                              <w:t>13</w:t>
                            </w:r>
                            <w:r w:rsidRPr="00493909">
                              <w:rPr>
                                <w:rFonts w:ascii="Times New Roman" w:hAnsi="Times New Roman"/>
                                <w:b/>
                                <w:bCs/>
                                <w:iCs/>
                                <w:sz w:val="24"/>
                                <w:szCs w:val="24"/>
                                <w:shd w:val="clear" w:color="auto" w:fill="FFFFFF"/>
                              </w:rPr>
                              <w:t xml:space="preserve"> Request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D9A74" id="_x0000_t202" coordsize="21600,21600" o:spt="202" path="m,l,21600r21600,l21600,xe">
                <v:stroke joinstyle="miter"/>
                <v:path gradientshapeok="t" o:connecttype="rect"/>
              </v:shapetype>
              <v:shape id="Text Box 5" o:spid="_x0000_s1026" type="#_x0000_t202" style="position:absolute;margin-left:248.25pt;margin-top:576.6pt;width:164.25pt;height:3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" stroked="f">
                <v:textbox>
                  <w:txbxContent>
                    <w:p w14:paraId="12A8828F" w14:textId="16BAA937" w:rsidR="00B776F2" w:rsidRPr="00493909" w:rsidRDefault="00B776F2" w:rsidP="003D79DF">
                      <w:pPr>
                        <w:rPr>
                          <w:b/>
                          <w:bCs/>
                          <w:iCs/>
                        </w:rPr>
                      </w:pPr>
                      <w:r w:rsidRPr="00493909">
                        <w:rPr>
                          <w:rFonts w:ascii="Times New Roman" w:hAnsi="Times New Roman"/>
                          <w:b/>
                          <w:bCs/>
                          <w:iCs/>
                          <w:sz w:val="24"/>
                          <w:szCs w:val="24"/>
                          <w:shd w:val="clear" w:color="auto" w:fill="FFFFFF"/>
                        </w:rPr>
                        <w:t>Figure 3.</w:t>
                      </w:r>
                      <w:r>
                        <w:rPr>
                          <w:rFonts w:ascii="Times New Roman" w:hAnsi="Times New Roman"/>
                          <w:b/>
                          <w:bCs/>
                          <w:iCs/>
                          <w:sz w:val="24"/>
                          <w:szCs w:val="24"/>
                          <w:shd w:val="clear" w:color="auto" w:fill="FFFFFF"/>
                        </w:rPr>
                        <w:t>13</w:t>
                      </w:r>
                      <w:r w:rsidRPr="00493909">
                        <w:rPr>
                          <w:rFonts w:ascii="Times New Roman" w:hAnsi="Times New Roman"/>
                          <w:b/>
                          <w:bCs/>
                          <w:iCs/>
                          <w:sz w:val="24"/>
                          <w:szCs w:val="24"/>
                          <w:shd w:val="clear" w:color="auto" w:fill="FFFFFF"/>
                        </w:rPr>
                        <w:t xml:space="preserve"> Request Page</w:t>
                      </w:r>
                    </w:p>
                  </w:txbxContent>
                </v:textbox>
              </v:shape>
            </w:pict>
          </mc:Fallback>
        </mc:AlternateContent>
      </w:r>
      <w:r w:rsidR="003D79DF">
        <w:rPr>
          <w:rFonts w:ascii="Times New Roman" w:hAnsi="Times New Roman"/>
          <w:b/>
          <w:noProof/>
          <w:sz w:val="24"/>
          <w:szCs w:val="24"/>
        </w:rPr>
        <mc:AlternateContent>
          <mc:Choice Requires="wps">
            <w:drawing>
              <wp:anchor distT="0" distB="0" distL="114300" distR="114300" simplePos="0" relativeHeight="251679744" behindDoc="0" locked="0" layoutInCell="1" allowOverlap="1" wp14:anchorId="2A12016E" wp14:editId="349B70FF">
                <wp:simplePos x="0" y="0"/>
                <wp:positionH relativeFrom="column">
                  <wp:posOffset>360680</wp:posOffset>
                </wp:positionH>
                <wp:positionV relativeFrom="paragraph">
                  <wp:posOffset>7333615</wp:posOffset>
                </wp:positionV>
                <wp:extent cx="2413635" cy="382270"/>
                <wp:effectExtent l="0" t="3810" r="0" b="4445"/>
                <wp:wrapNone/>
                <wp:docPr id="10231568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9FC22" w14:textId="516C5FE4" w:rsidR="00B776F2" w:rsidRPr="00493909" w:rsidRDefault="00B776F2" w:rsidP="003D79DF">
                            <w:pPr>
                              <w:rPr>
                                <w:b/>
                                <w:bCs/>
                                <w:iCs/>
                              </w:rPr>
                            </w:pPr>
                            <w:r w:rsidRPr="00493909">
                              <w:rPr>
                                <w:rFonts w:ascii="Times New Roman" w:hAnsi="Times New Roman"/>
                                <w:b/>
                                <w:bCs/>
                                <w:iCs/>
                                <w:sz w:val="24"/>
                                <w:szCs w:val="24"/>
                                <w:shd w:val="clear" w:color="auto" w:fill="FFFFFF"/>
                              </w:rPr>
                              <w:t xml:space="preserve">Figure 3.12 Available Request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2016E" id="Text Box 6" o:spid="_x0000_s1027" type="#_x0000_t202" style="position:absolute;margin-left:28.4pt;margin-top:577.45pt;width:190.05pt;height:3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" stroked="f">
                <v:textbox>
                  <w:txbxContent>
                    <w:p w14:paraId="1C39FC22" w14:textId="516C5FE4" w:rsidR="00B776F2" w:rsidRPr="00493909" w:rsidRDefault="00B776F2" w:rsidP="003D79DF">
                      <w:pPr>
                        <w:rPr>
                          <w:b/>
                          <w:bCs/>
                          <w:iCs/>
                        </w:rPr>
                      </w:pPr>
                      <w:r w:rsidRPr="00493909">
                        <w:rPr>
                          <w:rFonts w:ascii="Times New Roman" w:hAnsi="Times New Roman"/>
                          <w:b/>
                          <w:bCs/>
                          <w:iCs/>
                          <w:sz w:val="24"/>
                          <w:szCs w:val="24"/>
                          <w:shd w:val="clear" w:color="auto" w:fill="FFFFFF"/>
                        </w:rPr>
                        <w:t xml:space="preserve">Figure 3.12 Available Request </w:t>
                      </w:r>
                    </w:p>
                  </w:txbxContent>
                </v:textbox>
              </v:shape>
            </w:pict>
          </mc:Fallback>
        </mc:AlternateContent>
      </w:r>
    </w:p>
    <w:p w14:paraId="657CC4DC" w14:textId="77777777" w:rsidR="00985B64" w:rsidRPr="00985B64" w:rsidRDefault="00985B64" w:rsidP="00985B64">
      <w:pPr>
        <w:rPr>
          <w:rFonts w:ascii="Times New Roman" w:hAnsi="Times New Roman"/>
          <w:sz w:val="24"/>
          <w:szCs w:val="24"/>
        </w:rPr>
      </w:pPr>
    </w:p>
    <w:p w14:paraId="548C6150" w14:textId="77777777" w:rsidR="00985B64" w:rsidRPr="00985B64" w:rsidRDefault="00985B64" w:rsidP="00985B64">
      <w:pPr>
        <w:rPr>
          <w:rFonts w:ascii="Times New Roman" w:hAnsi="Times New Roman"/>
          <w:sz w:val="24"/>
          <w:szCs w:val="24"/>
        </w:rPr>
      </w:pPr>
    </w:p>
    <w:p w14:paraId="0B88ABA8" w14:textId="77777777" w:rsidR="00985B64" w:rsidRPr="00985B64" w:rsidRDefault="00985B64" w:rsidP="00985B64">
      <w:pPr>
        <w:rPr>
          <w:rFonts w:ascii="Times New Roman" w:hAnsi="Times New Roman"/>
          <w:sz w:val="24"/>
          <w:szCs w:val="24"/>
        </w:rPr>
      </w:pPr>
    </w:p>
    <w:p w14:paraId="228D1A6F" w14:textId="77777777" w:rsidR="00985B64" w:rsidRPr="00985B64" w:rsidRDefault="00985B64" w:rsidP="00985B64">
      <w:pPr>
        <w:rPr>
          <w:rFonts w:ascii="Times New Roman" w:hAnsi="Times New Roman"/>
          <w:sz w:val="24"/>
          <w:szCs w:val="24"/>
        </w:rPr>
      </w:pPr>
    </w:p>
    <w:p w14:paraId="0352CACD" w14:textId="77777777" w:rsidR="00985B64" w:rsidRPr="00985B64" w:rsidRDefault="00985B64" w:rsidP="00985B64">
      <w:pPr>
        <w:rPr>
          <w:rFonts w:ascii="Times New Roman" w:hAnsi="Times New Roman"/>
          <w:sz w:val="24"/>
          <w:szCs w:val="24"/>
        </w:rPr>
      </w:pPr>
    </w:p>
    <w:p w14:paraId="5F405AD3" w14:textId="77777777" w:rsidR="00985B64" w:rsidRPr="00985B64" w:rsidRDefault="00985B64" w:rsidP="00985B64">
      <w:pPr>
        <w:rPr>
          <w:rFonts w:ascii="Times New Roman" w:hAnsi="Times New Roman"/>
          <w:sz w:val="24"/>
          <w:szCs w:val="24"/>
        </w:rPr>
      </w:pPr>
    </w:p>
    <w:p w14:paraId="0B2BDA9B" w14:textId="2C6E240F" w:rsidR="00985B64" w:rsidRDefault="00985B64" w:rsidP="00985B64">
      <w:pPr>
        <w:tabs>
          <w:tab w:val="left" w:pos="8382"/>
        </w:tabs>
        <w:spacing w:after="292" w:line="360" w:lineRule="auto"/>
        <w:rPr>
          <w:rFonts w:ascii="Times New Roman" w:hAnsi="Times New Roman"/>
          <w:b/>
          <w:sz w:val="24"/>
          <w:szCs w:val="24"/>
          <w:shd w:val="clear" w:color="auto" w:fill="FFFFFF"/>
        </w:rPr>
      </w:pPr>
      <w:r>
        <w:rPr>
          <w:rFonts w:ascii="Times New Roman" w:hAnsi="Times New Roman"/>
          <w:b/>
          <w:sz w:val="24"/>
          <w:szCs w:val="24"/>
          <w:shd w:val="clear" w:color="auto" w:fill="FFFFFF"/>
        </w:rPr>
        <w:tab/>
      </w:r>
    </w:p>
    <w:p w14:paraId="37677A75" w14:textId="77777777" w:rsidR="00985B64" w:rsidRDefault="00985B64" w:rsidP="00985B64">
      <w:pPr>
        <w:tabs>
          <w:tab w:val="left" w:pos="8382"/>
        </w:tabs>
        <w:spacing w:after="292" w:line="360" w:lineRule="auto"/>
        <w:rPr>
          <w:rFonts w:ascii="Times New Roman" w:hAnsi="Times New Roman"/>
          <w:b/>
          <w:sz w:val="24"/>
          <w:szCs w:val="24"/>
          <w:shd w:val="clear" w:color="auto" w:fill="FFFFFF"/>
        </w:rPr>
      </w:pPr>
    </w:p>
    <w:p w14:paraId="24C7094C" w14:textId="1994D814" w:rsidR="00980F67" w:rsidRDefault="00980F67" w:rsidP="00985B64">
      <w:pPr>
        <w:tabs>
          <w:tab w:val="left" w:pos="8382"/>
        </w:tabs>
        <w:spacing w:after="292" w:line="360" w:lineRule="auto"/>
        <w:rPr>
          <w:rFonts w:ascii="Times New Roman" w:hAnsi="Times New Roman"/>
          <w:b/>
          <w:sz w:val="24"/>
          <w:szCs w:val="24"/>
          <w:shd w:val="clear" w:color="auto" w:fill="FFFFFF"/>
        </w:rPr>
      </w:pPr>
      <w:r>
        <w:rPr>
          <w:rFonts w:ascii="Times New Roman" w:hAnsi="Times New Roman"/>
          <w:b/>
          <w:sz w:val="24"/>
          <w:szCs w:val="24"/>
          <w:shd w:val="clear" w:color="auto" w:fill="FFFFFF"/>
        </w:rPr>
        <w:t>Figure 3.1</w:t>
      </w:r>
      <w:r w:rsidR="008F7E8D">
        <w:rPr>
          <w:rFonts w:ascii="Times New Roman" w:hAnsi="Times New Roman"/>
          <w:b/>
          <w:sz w:val="24"/>
          <w:szCs w:val="24"/>
          <w:shd w:val="clear" w:color="auto" w:fill="FFFFFF"/>
        </w:rPr>
        <w:t>5</w:t>
      </w:r>
      <w:r>
        <w:rPr>
          <w:rFonts w:ascii="Times New Roman" w:hAnsi="Times New Roman"/>
          <w:b/>
          <w:sz w:val="24"/>
          <w:szCs w:val="24"/>
          <w:shd w:val="clear" w:color="auto" w:fill="FFFFFF"/>
        </w:rPr>
        <w:t xml:space="preserve"> Mechanic Dashboard                      Figure 3.1</w:t>
      </w:r>
      <w:r w:rsidR="008F7E8D">
        <w:rPr>
          <w:rFonts w:ascii="Times New Roman" w:hAnsi="Times New Roman"/>
          <w:b/>
          <w:sz w:val="24"/>
          <w:szCs w:val="24"/>
          <w:shd w:val="clear" w:color="auto" w:fill="FFFFFF"/>
        </w:rPr>
        <w:t>6</w:t>
      </w:r>
      <w:r>
        <w:rPr>
          <w:rFonts w:ascii="Times New Roman" w:hAnsi="Times New Roman"/>
          <w:b/>
          <w:sz w:val="24"/>
          <w:szCs w:val="24"/>
          <w:shd w:val="clear" w:color="auto" w:fill="FFFFFF"/>
        </w:rPr>
        <w:t xml:space="preserve"> Mechanic Update Page</w:t>
      </w:r>
      <w:r>
        <w:rPr>
          <w:rFonts w:ascii="Times New Roman" w:hAnsi="Times New Roman"/>
          <w:b/>
          <w:sz w:val="24"/>
          <w:szCs w:val="24"/>
          <w:shd w:val="clear" w:color="auto" w:fill="FFFFFF"/>
        </w:rPr>
        <w:tab/>
      </w:r>
    </w:p>
    <w:p w14:paraId="10DE5C7A" w14:textId="69DA2FA5" w:rsidR="00891C6A" w:rsidRDefault="00891C6A" w:rsidP="00985B64">
      <w:pPr>
        <w:tabs>
          <w:tab w:val="left" w:pos="8382"/>
        </w:tabs>
        <w:spacing w:after="292" w:line="360" w:lineRule="auto"/>
        <w:rPr>
          <w:rFonts w:ascii="Times New Roman" w:hAnsi="Times New Roman"/>
          <w:b/>
          <w:sz w:val="24"/>
          <w:szCs w:val="24"/>
          <w:shd w:val="clear" w:color="auto" w:fill="FFFFFF"/>
        </w:rPr>
      </w:pPr>
      <w:r>
        <w:rPr>
          <w:noProof/>
        </w:rPr>
        <w:lastRenderedPageBreak/>
        <w:drawing>
          <wp:anchor distT="0" distB="0" distL="114300" distR="114300" simplePos="0" relativeHeight="251676672" behindDoc="0" locked="0" layoutInCell="1" allowOverlap="1" wp14:anchorId="23F70FB5" wp14:editId="379F64A0">
            <wp:simplePos x="0" y="0"/>
            <wp:positionH relativeFrom="column">
              <wp:posOffset>682949</wp:posOffset>
            </wp:positionH>
            <wp:positionV relativeFrom="paragraph">
              <wp:posOffset>-635</wp:posOffset>
            </wp:positionV>
            <wp:extent cx="1815465" cy="3521075"/>
            <wp:effectExtent l="0" t="0" r="0" b="3175"/>
            <wp:wrapNone/>
            <wp:docPr id="421950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t="56488" r="69458" b="-389"/>
                    <a:stretch>
                      <a:fillRect/>
                    </a:stretch>
                  </pic:blipFill>
                  <pic:spPr bwMode="auto">
                    <a:xfrm>
                      <a:off x="0" y="0"/>
                      <a:ext cx="1815465" cy="352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5DAAFE2D" wp14:editId="7BCC571D">
            <wp:simplePos x="0" y="0"/>
            <wp:positionH relativeFrom="column">
              <wp:posOffset>3136061</wp:posOffset>
            </wp:positionH>
            <wp:positionV relativeFrom="paragraph">
              <wp:posOffset>-22944</wp:posOffset>
            </wp:positionV>
            <wp:extent cx="1869440" cy="3589655"/>
            <wp:effectExtent l="0" t="0" r="0" b="0"/>
            <wp:wrapNone/>
            <wp:docPr id="1752123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l="39954" t="55296" r="28583"/>
                    <a:stretch>
                      <a:fillRect/>
                    </a:stretch>
                  </pic:blipFill>
                  <pic:spPr bwMode="auto">
                    <a:xfrm>
                      <a:off x="0" y="0"/>
                      <a:ext cx="1869440" cy="3589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26947" w14:textId="7FAA8B28"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13733BAE" w14:textId="6E2D7867" w:rsidR="00985B64" w:rsidRDefault="00985B64" w:rsidP="00985B64">
      <w:pPr>
        <w:tabs>
          <w:tab w:val="left" w:pos="8382"/>
        </w:tabs>
        <w:spacing w:after="292" w:line="360" w:lineRule="auto"/>
        <w:rPr>
          <w:rFonts w:ascii="Times New Roman" w:hAnsi="Times New Roman"/>
          <w:b/>
          <w:sz w:val="24"/>
          <w:szCs w:val="24"/>
          <w:shd w:val="clear" w:color="auto" w:fill="FFFFFF"/>
        </w:rPr>
      </w:pPr>
    </w:p>
    <w:p w14:paraId="29301488" w14:textId="77777777"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695312BF" w14:textId="77777777"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171DFF8C" w14:textId="77777777"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05A64323" w14:textId="77777777"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48F3928A" w14:textId="77777777" w:rsidR="00891C6A" w:rsidRDefault="00891C6A" w:rsidP="00985B64">
      <w:pPr>
        <w:tabs>
          <w:tab w:val="left" w:pos="8382"/>
        </w:tabs>
        <w:spacing w:after="292" w:line="360" w:lineRule="auto"/>
        <w:rPr>
          <w:rFonts w:ascii="Times New Roman" w:hAnsi="Times New Roman"/>
          <w:b/>
          <w:sz w:val="24"/>
          <w:szCs w:val="24"/>
          <w:shd w:val="clear" w:color="auto" w:fill="FFFFFF"/>
        </w:rPr>
      </w:pPr>
    </w:p>
    <w:p w14:paraId="09EF55D5" w14:textId="7BE865D8" w:rsidR="00891C6A" w:rsidRDefault="00891C6A" w:rsidP="00985B64">
      <w:pPr>
        <w:tabs>
          <w:tab w:val="left" w:pos="8382"/>
        </w:tabs>
        <w:spacing w:after="292" w:line="360" w:lineRule="auto"/>
        <w:rPr>
          <w:rFonts w:ascii="Times New Roman" w:hAnsi="Times New Roman"/>
          <w:b/>
          <w:sz w:val="24"/>
          <w:szCs w:val="24"/>
          <w:shd w:val="clear" w:color="auto" w:fill="FFFFFF"/>
        </w:rPr>
      </w:pPr>
      <w:r>
        <w:rPr>
          <w:rFonts w:ascii="Times New Roman" w:hAnsi="Times New Roman"/>
          <w:b/>
          <w:sz w:val="24"/>
          <w:szCs w:val="24"/>
          <w:shd w:val="clear" w:color="auto" w:fill="FFFFFF"/>
        </w:rPr>
        <w:t xml:space="preserve">                 Figure 3.1</w:t>
      </w:r>
      <w:r w:rsidR="008F7E8D">
        <w:rPr>
          <w:rFonts w:ascii="Times New Roman" w:hAnsi="Times New Roman"/>
          <w:b/>
          <w:sz w:val="24"/>
          <w:szCs w:val="24"/>
          <w:shd w:val="clear" w:color="auto" w:fill="FFFFFF"/>
        </w:rPr>
        <w:t>7</w:t>
      </w:r>
      <w:r>
        <w:rPr>
          <w:rFonts w:ascii="Times New Roman" w:hAnsi="Times New Roman"/>
          <w:b/>
          <w:sz w:val="24"/>
          <w:szCs w:val="24"/>
          <w:shd w:val="clear" w:color="auto" w:fill="FFFFFF"/>
        </w:rPr>
        <w:t xml:space="preserve"> Available Request                  Figure 3.1</w:t>
      </w:r>
      <w:r w:rsidR="008F7E8D">
        <w:rPr>
          <w:rFonts w:ascii="Times New Roman" w:hAnsi="Times New Roman"/>
          <w:b/>
          <w:sz w:val="24"/>
          <w:szCs w:val="24"/>
          <w:shd w:val="clear" w:color="auto" w:fill="FFFFFF"/>
        </w:rPr>
        <w:t>8</w:t>
      </w:r>
      <w:r>
        <w:rPr>
          <w:rFonts w:ascii="Times New Roman" w:hAnsi="Times New Roman"/>
          <w:b/>
          <w:sz w:val="24"/>
          <w:szCs w:val="24"/>
          <w:shd w:val="clear" w:color="auto" w:fill="FFFFFF"/>
        </w:rPr>
        <w:t xml:space="preserve"> Request Details                  </w:t>
      </w:r>
    </w:p>
    <w:p w14:paraId="05945B88" w14:textId="1A9D075A" w:rsidR="003D4CE8" w:rsidRPr="00B541E4" w:rsidRDefault="003D4CE8" w:rsidP="003D4CE8">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t>3.7</w:t>
      </w:r>
      <w:r w:rsidRPr="00B541E4">
        <w:rPr>
          <w:rFonts w:ascii="Times New Roman" w:eastAsia="Calibri" w:hAnsi="Times New Roman" w:cs="Times New Roman"/>
          <w:b/>
          <w:bCs/>
          <w:sz w:val="24"/>
          <w:szCs w:val="24"/>
          <w:lang w:val="en-GB"/>
        </w:rPr>
        <w:tab/>
        <w:t>System Requirement</w:t>
      </w:r>
    </w:p>
    <w:p w14:paraId="27882C33" w14:textId="77777777" w:rsidR="003D4CE8" w:rsidRPr="00B541E4" w:rsidRDefault="003D4CE8" w:rsidP="003D4CE8">
      <w:pPr>
        <w:spacing w:after="292" w:line="360" w:lineRule="auto"/>
        <w:jc w:val="both"/>
        <w:rPr>
          <w:rFonts w:ascii="Times New Roman" w:eastAsia="Calibri" w:hAnsi="Times New Roman" w:cs="Times New Roman"/>
          <w:sz w:val="24"/>
          <w:szCs w:val="24"/>
          <w:lang w:val="en-GB"/>
        </w:rPr>
      </w:pPr>
      <w:r w:rsidRPr="00B541E4">
        <w:rPr>
          <w:rFonts w:ascii="Times New Roman" w:eastAsia="Calibri" w:hAnsi="Times New Roman" w:cs="Times New Roman"/>
          <w:sz w:val="24"/>
          <w:szCs w:val="24"/>
          <w:lang w:val="en-GB"/>
        </w:rPr>
        <w:t>Every piece of software generated has predefined system requirements that it must fulfill in order to function properly. The system requirements, on the other hand, are the bare minimum of hardware and software required for the system's intended operation.</w:t>
      </w:r>
    </w:p>
    <w:p w14:paraId="2E14786B" w14:textId="77777777" w:rsidR="003D4CE8" w:rsidRPr="00B541E4" w:rsidRDefault="003D4CE8" w:rsidP="003D4CE8">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t>3.7.1</w:t>
      </w:r>
      <w:r w:rsidRPr="00B541E4">
        <w:rPr>
          <w:rFonts w:ascii="Times New Roman" w:eastAsia="Calibri" w:hAnsi="Times New Roman" w:cs="Times New Roman"/>
          <w:b/>
          <w:bCs/>
          <w:sz w:val="24"/>
          <w:szCs w:val="24"/>
          <w:lang w:val="en-GB"/>
        </w:rPr>
        <w:tab/>
        <w:t>Hardware Requirement</w:t>
      </w:r>
    </w:p>
    <w:p w14:paraId="625C7D2E" w14:textId="77777777" w:rsidR="003D4CE8" w:rsidRPr="00B541E4" w:rsidRDefault="003D4CE8" w:rsidP="003D4CE8">
      <w:pPr>
        <w:spacing w:after="292" w:line="360" w:lineRule="auto"/>
        <w:jc w:val="both"/>
        <w:rPr>
          <w:rFonts w:ascii="Times New Roman" w:eastAsia="Calibri" w:hAnsi="Times New Roman" w:cs="Times New Roman"/>
          <w:sz w:val="24"/>
          <w:szCs w:val="24"/>
          <w:lang w:val="en-GB"/>
        </w:rPr>
      </w:pPr>
      <w:r w:rsidRPr="00B541E4">
        <w:rPr>
          <w:rFonts w:ascii="Times New Roman" w:eastAsia="Calibri" w:hAnsi="Times New Roman" w:cs="Times New Roman"/>
          <w:sz w:val="24"/>
          <w:szCs w:val="24"/>
          <w:lang w:val="en-GB"/>
        </w:rPr>
        <w:t>System Hardware Requirement Include:</w:t>
      </w:r>
    </w:p>
    <w:p w14:paraId="113B4586" w14:textId="77777777" w:rsidR="003D4CE8" w:rsidRPr="00B541E4" w:rsidRDefault="003D4CE8" w:rsidP="003D4CE8">
      <w:pPr>
        <w:widowControl w:val="0"/>
        <w:numPr>
          <w:ilvl w:val="0"/>
          <w:numId w:val="13"/>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Minimum of 8 GB of RAM (Random Access Memory) installed.</w:t>
      </w:r>
    </w:p>
    <w:p w14:paraId="29E6EA2A" w14:textId="77777777" w:rsidR="003D4CE8" w:rsidRPr="00B541E4" w:rsidRDefault="003D4CE8" w:rsidP="003D4CE8">
      <w:pPr>
        <w:widowControl w:val="0"/>
        <w:numPr>
          <w:ilvl w:val="0"/>
          <w:numId w:val="13"/>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Minimum of intel core i3 processor.</w:t>
      </w:r>
    </w:p>
    <w:p w14:paraId="1AB227D9" w14:textId="77777777" w:rsidR="003D4CE8" w:rsidRDefault="003D4CE8" w:rsidP="003D4CE8">
      <w:pPr>
        <w:widowControl w:val="0"/>
        <w:numPr>
          <w:ilvl w:val="0"/>
          <w:numId w:val="13"/>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Minimum of 250GB HDD (Hard Disk Drive).</w:t>
      </w:r>
    </w:p>
    <w:p w14:paraId="3FAF7A76" w14:textId="77777777" w:rsidR="003D4CE8" w:rsidRDefault="003D4CE8" w:rsidP="003D4CE8">
      <w:pPr>
        <w:widowControl w:val="0"/>
        <w:spacing w:before="240" w:after="292" w:line="360" w:lineRule="auto"/>
        <w:ind w:left="720"/>
        <w:contextualSpacing/>
        <w:jc w:val="both"/>
        <w:rPr>
          <w:rFonts w:ascii="Times New Roman" w:eastAsia="Calibri" w:hAnsi="Times New Roman" w:cs="Times New Roman"/>
          <w:kern w:val="2"/>
          <w:sz w:val="24"/>
          <w:szCs w:val="24"/>
          <w:lang w:val="en-GB" w:eastAsia="zh-CN"/>
        </w:rPr>
      </w:pPr>
    </w:p>
    <w:p w14:paraId="16F4DE0A" w14:textId="77777777" w:rsidR="00390F6B" w:rsidRDefault="00390F6B" w:rsidP="003D4CE8">
      <w:pPr>
        <w:widowControl w:val="0"/>
        <w:spacing w:before="240" w:after="292" w:line="360" w:lineRule="auto"/>
        <w:ind w:left="720"/>
        <w:contextualSpacing/>
        <w:jc w:val="both"/>
        <w:rPr>
          <w:rFonts w:ascii="Times New Roman" w:eastAsia="Calibri" w:hAnsi="Times New Roman" w:cs="Times New Roman"/>
          <w:kern w:val="2"/>
          <w:sz w:val="24"/>
          <w:szCs w:val="24"/>
          <w:lang w:val="en-GB" w:eastAsia="zh-CN"/>
        </w:rPr>
      </w:pPr>
    </w:p>
    <w:p w14:paraId="7E802FF9" w14:textId="77777777" w:rsidR="00390F6B" w:rsidRDefault="00390F6B" w:rsidP="003D4CE8">
      <w:pPr>
        <w:widowControl w:val="0"/>
        <w:spacing w:before="240" w:after="292" w:line="360" w:lineRule="auto"/>
        <w:ind w:left="720"/>
        <w:contextualSpacing/>
        <w:jc w:val="both"/>
        <w:rPr>
          <w:rFonts w:ascii="Times New Roman" w:eastAsia="Calibri" w:hAnsi="Times New Roman" w:cs="Times New Roman"/>
          <w:kern w:val="2"/>
          <w:sz w:val="24"/>
          <w:szCs w:val="24"/>
          <w:lang w:val="en-GB" w:eastAsia="zh-CN"/>
        </w:rPr>
      </w:pPr>
    </w:p>
    <w:p w14:paraId="7AE4594B" w14:textId="77777777" w:rsidR="00390F6B" w:rsidRPr="00B541E4" w:rsidRDefault="00390F6B" w:rsidP="003D4CE8">
      <w:pPr>
        <w:widowControl w:val="0"/>
        <w:spacing w:before="240" w:after="292" w:line="360" w:lineRule="auto"/>
        <w:ind w:left="720"/>
        <w:contextualSpacing/>
        <w:jc w:val="both"/>
        <w:rPr>
          <w:rFonts w:ascii="Times New Roman" w:eastAsia="Calibri" w:hAnsi="Times New Roman" w:cs="Times New Roman"/>
          <w:kern w:val="2"/>
          <w:sz w:val="24"/>
          <w:szCs w:val="24"/>
          <w:lang w:val="en-GB" w:eastAsia="zh-CN"/>
        </w:rPr>
      </w:pPr>
    </w:p>
    <w:p w14:paraId="49F9D769" w14:textId="77777777" w:rsidR="003D4CE8" w:rsidRPr="00B541E4" w:rsidRDefault="003D4CE8" w:rsidP="003D4CE8">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lastRenderedPageBreak/>
        <w:t>3.7.</w:t>
      </w:r>
      <w:r>
        <w:rPr>
          <w:rFonts w:ascii="Times New Roman" w:eastAsia="Calibri" w:hAnsi="Times New Roman" w:cs="Times New Roman"/>
          <w:b/>
          <w:bCs/>
          <w:sz w:val="24"/>
          <w:szCs w:val="24"/>
          <w:lang w:val="en-GB"/>
        </w:rPr>
        <w:t>2</w:t>
      </w:r>
      <w:r w:rsidRPr="00B541E4">
        <w:rPr>
          <w:rFonts w:ascii="Times New Roman" w:eastAsia="Calibri" w:hAnsi="Times New Roman" w:cs="Times New Roman"/>
          <w:b/>
          <w:bCs/>
          <w:sz w:val="24"/>
          <w:szCs w:val="24"/>
          <w:lang w:val="en-GB"/>
        </w:rPr>
        <w:tab/>
        <w:t>Software Requirement</w:t>
      </w:r>
    </w:p>
    <w:p w14:paraId="10C9A91F" w14:textId="77777777" w:rsidR="003D4CE8" w:rsidRPr="00B541E4" w:rsidRDefault="003D4CE8" w:rsidP="003D4CE8">
      <w:pPr>
        <w:spacing w:after="292" w:line="360" w:lineRule="auto"/>
        <w:jc w:val="both"/>
        <w:rPr>
          <w:rFonts w:ascii="Times New Roman" w:eastAsia="Calibri" w:hAnsi="Times New Roman" w:cs="Times New Roman"/>
          <w:sz w:val="24"/>
          <w:szCs w:val="24"/>
          <w:lang w:val="en-GB"/>
        </w:rPr>
      </w:pPr>
      <w:r w:rsidRPr="00B541E4">
        <w:rPr>
          <w:rFonts w:ascii="Times New Roman" w:eastAsia="Calibri" w:hAnsi="Times New Roman" w:cs="Times New Roman"/>
          <w:sz w:val="24"/>
          <w:szCs w:val="24"/>
          <w:lang w:val="en-GB"/>
        </w:rPr>
        <w:t>The software requirements include:</w:t>
      </w:r>
    </w:p>
    <w:p w14:paraId="2369B2CD" w14:textId="77777777" w:rsidR="003D4CE8" w:rsidRPr="00B541E4" w:rsidRDefault="003D4CE8" w:rsidP="003D4CE8">
      <w:pPr>
        <w:widowControl w:val="0"/>
        <w:numPr>
          <w:ilvl w:val="0"/>
          <w:numId w:val="14"/>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At least windows 10 OS (Operating System).</w:t>
      </w:r>
    </w:p>
    <w:p w14:paraId="28FD2037" w14:textId="77777777" w:rsidR="003D4CE8" w:rsidRPr="00B541E4" w:rsidRDefault="003D4CE8" w:rsidP="003D4CE8">
      <w:pPr>
        <w:widowControl w:val="0"/>
        <w:numPr>
          <w:ilvl w:val="0"/>
          <w:numId w:val="14"/>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Flutter Installation.</w:t>
      </w:r>
    </w:p>
    <w:p w14:paraId="11C9AB3C" w14:textId="77777777" w:rsidR="003D4CE8" w:rsidRPr="00B541E4" w:rsidRDefault="003D4CE8" w:rsidP="003D4CE8">
      <w:pPr>
        <w:widowControl w:val="0"/>
        <w:numPr>
          <w:ilvl w:val="0"/>
          <w:numId w:val="14"/>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Vs. Code / Android studio installation.</w:t>
      </w:r>
    </w:p>
    <w:p w14:paraId="00BADAB1" w14:textId="77777777" w:rsidR="003D4CE8" w:rsidRDefault="003D4CE8" w:rsidP="003D4CE8">
      <w:pPr>
        <w:widowControl w:val="0"/>
        <w:numPr>
          <w:ilvl w:val="0"/>
          <w:numId w:val="14"/>
        </w:numPr>
        <w:spacing w:before="240" w:after="292" w:line="360" w:lineRule="auto"/>
        <w:contextualSpacing/>
        <w:jc w:val="both"/>
        <w:rPr>
          <w:rFonts w:ascii="Times New Roman" w:eastAsia="Calibri" w:hAnsi="Times New Roman" w:cs="Times New Roman"/>
          <w:kern w:val="2"/>
          <w:sz w:val="24"/>
          <w:szCs w:val="24"/>
          <w:lang w:val="en-GB" w:eastAsia="zh-CN"/>
        </w:rPr>
      </w:pPr>
      <w:r w:rsidRPr="00B541E4">
        <w:rPr>
          <w:rFonts w:ascii="Times New Roman" w:eastAsia="Calibri" w:hAnsi="Times New Roman" w:cs="Times New Roman"/>
          <w:kern w:val="2"/>
          <w:sz w:val="24"/>
          <w:szCs w:val="24"/>
          <w:lang w:val="en-GB" w:eastAsia="zh-CN"/>
        </w:rPr>
        <w:t>Emulator installation.</w:t>
      </w:r>
    </w:p>
    <w:p w14:paraId="1B646D21" w14:textId="77777777" w:rsidR="003D4CE8" w:rsidRPr="00B541E4" w:rsidRDefault="003D4CE8" w:rsidP="003D4CE8">
      <w:pPr>
        <w:widowControl w:val="0"/>
        <w:spacing w:before="240" w:after="292" w:line="360" w:lineRule="auto"/>
        <w:contextualSpacing/>
        <w:jc w:val="both"/>
        <w:rPr>
          <w:rFonts w:ascii="Times New Roman" w:eastAsia="Calibri" w:hAnsi="Times New Roman" w:cs="Times New Roman"/>
          <w:kern w:val="2"/>
          <w:sz w:val="24"/>
          <w:szCs w:val="24"/>
          <w:lang w:val="en-GB" w:eastAsia="zh-CN"/>
        </w:rPr>
      </w:pPr>
    </w:p>
    <w:p w14:paraId="76BB40A3" w14:textId="77777777" w:rsidR="003D4CE8" w:rsidRPr="00B541E4" w:rsidRDefault="003D4CE8" w:rsidP="003D4CE8">
      <w:pPr>
        <w:spacing w:after="292" w:line="360" w:lineRule="auto"/>
        <w:rPr>
          <w:rFonts w:ascii="Times New Roman" w:eastAsia="Calibri" w:hAnsi="Times New Roman" w:cs="Times New Roman"/>
          <w:b/>
          <w:bCs/>
          <w:sz w:val="24"/>
          <w:szCs w:val="24"/>
          <w:lang w:val="en-GB"/>
        </w:rPr>
      </w:pPr>
      <w:r w:rsidRPr="00B541E4">
        <w:rPr>
          <w:rFonts w:ascii="Times New Roman" w:eastAsia="Calibri" w:hAnsi="Times New Roman" w:cs="Times New Roman"/>
          <w:b/>
          <w:bCs/>
          <w:sz w:val="24"/>
          <w:szCs w:val="24"/>
          <w:lang w:val="en-GB"/>
        </w:rPr>
        <w:t>3.8</w:t>
      </w:r>
      <w:r w:rsidRPr="00B541E4">
        <w:rPr>
          <w:rFonts w:ascii="Times New Roman" w:eastAsia="Calibri" w:hAnsi="Times New Roman" w:cs="Times New Roman"/>
          <w:b/>
          <w:bCs/>
          <w:sz w:val="24"/>
          <w:szCs w:val="24"/>
          <w:lang w:val="en-GB"/>
        </w:rPr>
        <w:tab/>
        <w:t>Choice of Programming Language</w:t>
      </w:r>
    </w:p>
    <w:p w14:paraId="08AB94A8" w14:textId="1FFE6F2F" w:rsidR="00D41DCE" w:rsidRDefault="003D4CE8" w:rsidP="0078184D">
      <w:pPr>
        <w:spacing w:after="292" w:line="360" w:lineRule="auto"/>
        <w:jc w:val="both"/>
        <w:rPr>
          <w:rFonts w:ascii="Times New Roman" w:hAnsi="Times New Roman" w:cs="Times New Roman"/>
          <w:color w:val="000000" w:themeColor="text1"/>
          <w:sz w:val="24"/>
          <w:szCs w:val="24"/>
        </w:rPr>
      </w:pPr>
      <w:r w:rsidRPr="00B541E4">
        <w:rPr>
          <w:rFonts w:ascii="Times New Roman" w:hAnsi="Times New Roman" w:cs="Times New Roman"/>
          <w:color w:val="000000" w:themeColor="text1"/>
          <w:sz w:val="24"/>
          <w:szCs w:val="24"/>
        </w:rPr>
        <w:t xml:space="preserve">This research work will be a mobile-based application where flutter will be employed in designing the front-end; SQLite will be used as the database, Django will be used as the backend, Django REST Framework as the web API, </w:t>
      </w:r>
      <w:r w:rsidR="0078184D">
        <w:rPr>
          <w:rFonts w:ascii="Times New Roman" w:hAnsi="Times New Roman" w:cs="Times New Roman"/>
          <w:bCs/>
          <w:color w:val="000000" w:themeColor="text1"/>
          <w:sz w:val="24"/>
          <w:szCs w:val="24"/>
        </w:rPr>
        <w:t>Geocoding</w:t>
      </w:r>
      <w:r w:rsidRPr="00B541E4">
        <w:rPr>
          <w:rFonts w:ascii="Times New Roman" w:hAnsi="Times New Roman" w:cs="Times New Roman"/>
          <w:bCs/>
          <w:color w:val="000000" w:themeColor="text1"/>
          <w:sz w:val="24"/>
          <w:szCs w:val="24"/>
        </w:rPr>
        <w:t xml:space="preserve"> is used to </w:t>
      </w:r>
      <w:r w:rsidR="0078184D">
        <w:rPr>
          <w:rFonts w:ascii="Times New Roman" w:hAnsi="Times New Roman" w:cs="Times New Roman"/>
          <w:bCs/>
          <w:color w:val="000000" w:themeColor="text1"/>
          <w:sz w:val="24"/>
          <w:szCs w:val="24"/>
        </w:rPr>
        <w:t>get the distance between two point</w:t>
      </w:r>
      <w:r w:rsidRPr="00B541E4">
        <w:rPr>
          <w:rFonts w:ascii="Times New Roman" w:hAnsi="Times New Roman" w:cs="Times New Roman"/>
          <w:color w:val="000000" w:themeColor="text1"/>
          <w:sz w:val="24"/>
          <w:szCs w:val="24"/>
        </w:rPr>
        <w:t>. The combination of the above will help build a very robust platform that will be useful, fast, and handy.</w:t>
      </w:r>
    </w:p>
    <w:p w14:paraId="7EFC2122" w14:textId="77777777" w:rsidR="00D41DCE" w:rsidRDefault="00D41DCE">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9F90732" w14:textId="77777777" w:rsidR="00D41DCE" w:rsidRPr="00E84FDC" w:rsidRDefault="00D41DCE" w:rsidP="00D41DCE">
      <w:pPr>
        <w:spacing w:after="0" w:line="360" w:lineRule="auto"/>
        <w:jc w:val="center"/>
        <w:rPr>
          <w:rFonts w:ascii="Times New Roman" w:hAnsi="Times New Roman"/>
          <w:b/>
          <w:sz w:val="28"/>
          <w:szCs w:val="28"/>
        </w:rPr>
      </w:pPr>
      <w:r w:rsidRPr="00E84FDC">
        <w:rPr>
          <w:rFonts w:ascii="Times New Roman" w:hAnsi="Times New Roman"/>
          <w:b/>
          <w:sz w:val="28"/>
          <w:szCs w:val="28"/>
        </w:rPr>
        <w:lastRenderedPageBreak/>
        <w:t>CHAPTER FOUR</w:t>
      </w:r>
    </w:p>
    <w:p w14:paraId="2195D4FE" w14:textId="77777777" w:rsidR="00D41DCE" w:rsidRPr="00E84FDC" w:rsidRDefault="00D41DCE" w:rsidP="00D41DCE">
      <w:pPr>
        <w:spacing w:after="0" w:line="360" w:lineRule="auto"/>
        <w:jc w:val="center"/>
        <w:rPr>
          <w:rFonts w:ascii="Times New Roman" w:hAnsi="Times New Roman"/>
          <w:b/>
          <w:sz w:val="28"/>
          <w:szCs w:val="28"/>
        </w:rPr>
      </w:pPr>
      <w:r w:rsidRPr="00E84FDC">
        <w:rPr>
          <w:rFonts w:ascii="Times New Roman" w:hAnsi="Times New Roman"/>
          <w:b/>
          <w:sz w:val="28"/>
          <w:szCs w:val="28"/>
        </w:rPr>
        <w:t>SYSTEM IMPLEMENTATION AND EVALUATION</w:t>
      </w:r>
    </w:p>
    <w:p w14:paraId="0C18E739" w14:textId="3300FDA1" w:rsidR="00D41DCE" w:rsidRPr="003028C1" w:rsidRDefault="00D41DCE" w:rsidP="00D41DCE">
      <w:pPr>
        <w:spacing w:after="0" w:line="360" w:lineRule="auto"/>
        <w:rPr>
          <w:rFonts w:ascii="Times New Roman" w:hAnsi="Times New Roman"/>
          <w:b/>
          <w:sz w:val="24"/>
          <w:szCs w:val="24"/>
        </w:rPr>
      </w:pPr>
      <w:r w:rsidRPr="003028C1">
        <w:rPr>
          <w:rFonts w:ascii="Times New Roman" w:hAnsi="Times New Roman"/>
          <w:b/>
          <w:sz w:val="24"/>
          <w:szCs w:val="24"/>
        </w:rPr>
        <w:t>4.1</w:t>
      </w:r>
      <w:r w:rsidR="00AE03C5">
        <w:rPr>
          <w:rFonts w:ascii="Times New Roman" w:hAnsi="Times New Roman"/>
          <w:b/>
          <w:sz w:val="24"/>
          <w:szCs w:val="24"/>
        </w:rPr>
        <w:t xml:space="preserve"> </w:t>
      </w:r>
      <w:r w:rsidRPr="003028C1">
        <w:rPr>
          <w:rFonts w:ascii="Times New Roman" w:hAnsi="Times New Roman"/>
          <w:b/>
          <w:sz w:val="24"/>
          <w:szCs w:val="24"/>
        </w:rPr>
        <w:t xml:space="preserve">Introduction </w:t>
      </w:r>
    </w:p>
    <w:p w14:paraId="326B2C1B" w14:textId="77777777" w:rsidR="00D41DCE" w:rsidRPr="003028C1" w:rsidRDefault="00D41DCE" w:rsidP="00D41DCE">
      <w:pPr>
        <w:spacing w:line="360" w:lineRule="auto"/>
        <w:jc w:val="both"/>
        <w:rPr>
          <w:rFonts w:ascii="Times New Roman" w:hAnsi="Times New Roman"/>
          <w:sz w:val="24"/>
          <w:szCs w:val="24"/>
        </w:rPr>
      </w:pPr>
      <w:r w:rsidRPr="003028C1">
        <w:rPr>
          <w:rFonts w:ascii="Times New Roman" w:hAnsi="Times New Roman"/>
          <w:sz w:val="24"/>
          <w:szCs w:val="24"/>
        </w:rPr>
        <w:t>In this chapter we focus on testing and develop the mobile app for on road vehicle breakdown assistance. This chapter involve the program; sample output and steps for system installation, to guide new users on how to perform task on the system, to ensure the functionality, accuracy and reliability of the app and validate it usefulness in detecting the nearness mechanics for the driver and also reduce stress of looking for mechanics for drivers when their car breakdown.</w:t>
      </w:r>
    </w:p>
    <w:p w14:paraId="5487DCB4" w14:textId="7E0E80DE" w:rsidR="00D41DCE" w:rsidRPr="003028C1" w:rsidRDefault="00D41DCE" w:rsidP="00D41DCE">
      <w:pPr>
        <w:spacing w:line="360" w:lineRule="auto"/>
        <w:jc w:val="both"/>
        <w:rPr>
          <w:rFonts w:ascii="Times New Roman" w:hAnsi="Times New Roman"/>
          <w:b/>
          <w:sz w:val="24"/>
          <w:szCs w:val="24"/>
        </w:rPr>
      </w:pPr>
      <w:r w:rsidRPr="003028C1">
        <w:rPr>
          <w:rFonts w:ascii="Times New Roman" w:hAnsi="Times New Roman"/>
          <w:b/>
          <w:sz w:val="24"/>
          <w:szCs w:val="24"/>
        </w:rPr>
        <w:t>4.2</w:t>
      </w:r>
      <w:r w:rsidR="00AE03C5">
        <w:rPr>
          <w:rFonts w:ascii="Times New Roman" w:hAnsi="Times New Roman"/>
          <w:b/>
          <w:sz w:val="24"/>
          <w:szCs w:val="24"/>
        </w:rPr>
        <w:t xml:space="preserve"> </w:t>
      </w:r>
      <w:r w:rsidRPr="003028C1">
        <w:rPr>
          <w:rFonts w:ascii="Times New Roman" w:hAnsi="Times New Roman"/>
          <w:b/>
          <w:sz w:val="24"/>
          <w:szCs w:val="24"/>
        </w:rPr>
        <w:t>System Testing Evaluation</w:t>
      </w:r>
    </w:p>
    <w:p w14:paraId="7B2AB782" w14:textId="77777777" w:rsidR="00D41DCE" w:rsidRPr="003028C1" w:rsidRDefault="00D41DCE" w:rsidP="00D41DCE">
      <w:pPr>
        <w:spacing w:line="360" w:lineRule="auto"/>
        <w:jc w:val="both"/>
        <w:rPr>
          <w:rFonts w:ascii="Times New Roman" w:hAnsi="Times New Roman"/>
          <w:sz w:val="24"/>
          <w:szCs w:val="24"/>
        </w:rPr>
      </w:pPr>
      <w:r w:rsidRPr="003028C1">
        <w:rPr>
          <w:rFonts w:ascii="Times New Roman" w:hAnsi="Times New Roman"/>
          <w:sz w:val="24"/>
          <w:szCs w:val="24"/>
        </w:rPr>
        <w:t>Conducting test for the developed system is more important, because is the only way to confirm that each interface of the app is working perfectly or to analyze problem in it and provide solutions to the problems. This project engaged both unit and integration testing to ensure effectiveness and productivity of design and to ensure that the project is working smoothly and is error-free. They are two ways in doing it which are unit testing and integration testing.</w:t>
      </w:r>
    </w:p>
    <w:p w14:paraId="30CEF96D" w14:textId="1047C27B" w:rsidR="00D41DCE" w:rsidRPr="003028C1" w:rsidRDefault="00AE03C5" w:rsidP="00AE03C5">
      <w:pPr>
        <w:spacing w:after="0" w:line="360" w:lineRule="auto"/>
        <w:jc w:val="both"/>
        <w:rPr>
          <w:rFonts w:ascii="Times New Roman" w:hAnsi="Times New Roman"/>
          <w:sz w:val="24"/>
          <w:szCs w:val="24"/>
        </w:rPr>
      </w:pPr>
      <w:r>
        <w:rPr>
          <w:rFonts w:ascii="Times New Roman" w:hAnsi="Times New Roman"/>
          <w:b/>
          <w:sz w:val="24"/>
          <w:szCs w:val="24"/>
        </w:rPr>
        <w:t xml:space="preserve">i. </w:t>
      </w:r>
      <w:r w:rsidR="00D41DCE" w:rsidRPr="003028C1">
        <w:rPr>
          <w:rFonts w:ascii="Times New Roman" w:hAnsi="Times New Roman"/>
          <w:b/>
          <w:sz w:val="24"/>
          <w:szCs w:val="24"/>
        </w:rPr>
        <w:t>Unit Testing</w:t>
      </w:r>
    </w:p>
    <w:p w14:paraId="0F43A68A" w14:textId="193F6F7C" w:rsidR="00D41DCE" w:rsidRPr="003028C1" w:rsidRDefault="00D41DCE" w:rsidP="00D41DCE">
      <w:pPr>
        <w:spacing w:after="0" w:line="360" w:lineRule="auto"/>
        <w:jc w:val="both"/>
        <w:rPr>
          <w:rFonts w:ascii="Times New Roman" w:hAnsi="Times New Roman"/>
          <w:sz w:val="24"/>
          <w:szCs w:val="24"/>
        </w:rPr>
      </w:pPr>
      <w:r w:rsidRPr="003028C1">
        <w:rPr>
          <w:rFonts w:ascii="Times New Roman" w:hAnsi="Times New Roman"/>
          <w:sz w:val="24"/>
          <w:szCs w:val="24"/>
        </w:rPr>
        <w:t>In this part</w:t>
      </w:r>
      <w:r>
        <w:rPr>
          <w:rFonts w:ascii="Times New Roman" w:hAnsi="Times New Roman"/>
          <w:sz w:val="24"/>
          <w:szCs w:val="24"/>
        </w:rPr>
        <w:t>,</w:t>
      </w:r>
      <w:r w:rsidRPr="003028C1">
        <w:rPr>
          <w:rFonts w:ascii="Times New Roman" w:hAnsi="Times New Roman"/>
          <w:sz w:val="24"/>
          <w:szCs w:val="24"/>
        </w:rPr>
        <w:t xml:space="preserve"> every interface of the app </w:t>
      </w:r>
      <w:r>
        <w:rPr>
          <w:rFonts w:ascii="Times New Roman" w:hAnsi="Times New Roman"/>
          <w:sz w:val="24"/>
          <w:szCs w:val="24"/>
        </w:rPr>
        <w:t>is</w:t>
      </w:r>
      <w:r w:rsidRPr="003028C1">
        <w:rPr>
          <w:rFonts w:ascii="Times New Roman" w:hAnsi="Times New Roman"/>
          <w:sz w:val="24"/>
          <w:szCs w:val="24"/>
        </w:rPr>
        <w:t xml:space="preserve"> tested independently to ensure they are working effectively without errors. This section allows the users to verify the functionality of different modules of the app.</w:t>
      </w:r>
    </w:p>
    <w:p w14:paraId="3158AABD" w14:textId="30373807" w:rsidR="00D41DCE" w:rsidRPr="003028C1" w:rsidRDefault="00AE03C5" w:rsidP="00AE03C5">
      <w:pPr>
        <w:spacing w:after="0" w:line="360" w:lineRule="auto"/>
        <w:jc w:val="both"/>
        <w:rPr>
          <w:rFonts w:ascii="Times New Roman" w:hAnsi="Times New Roman"/>
          <w:sz w:val="24"/>
          <w:szCs w:val="24"/>
        </w:rPr>
      </w:pPr>
      <w:r>
        <w:rPr>
          <w:rFonts w:ascii="Times New Roman" w:hAnsi="Times New Roman"/>
          <w:b/>
          <w:sz w:val="24"/>
          <w:szCs w:val="24"/>
        </w:rPr>
        <w:t xml:space="preserve">ii. </w:t>
      </w:r>
      <w:r w:rsidR="00D41DCE" w:rsidRPr="003028C1">
        <w:rPr>
          <w:rFonts w:ascii="Times New Roman" w:hAnsi="Times New Roman"/>
          <w:b/>
          <w:sz w:val="24"/>
          <w:szCs w:val="24"/>
        </w:rPr>
        <w:t xml:space="preserve">Integration Testing </w:t>
      </w:r>
    </w:p>
    <w:p w14:paraId="319AEDC0" w14:textId="0898D05F" w:rsidR="00D41DCE" w:rsidRPr="003028C1" w:rsidRDefault="00D41DCE" w:rsidP="00D41DCE">
      <w:pPr>
        <w:spacing w:after="0" w:line="360" w:lineRule="auto"/>
        <w:jc w:val="both"/>
        <w:rPr>
          <w:rFonts w:ascii="Times New Roman" w:hAnsi="Times New Roman"/>
          <w:sz w:val="24"/>
          <w:szCs w:val="24"/>
        </w:rPr>
      </w:pPr>
      <w:r w:rsidRPr="003028C1">
        <w:rPr>
          <w:rFonts w:ascii="Times New Roman" w:hAnsi="Times New Roman"/>
          <w:sz w:val="24"/>
          <w:szCs w:val="24"/>
        </w:rPr>
        <w:t xml:space="preserve">This part </w:t>
      </w:r>
      <w:r>
        <w:rPr>
          <w:rFonts w:ascii="Times New Roman" w:hAnsi="Times New Roman"/>
          <w:sz w:val="24"/>
          <w:szCs w:val="24"/>
        </w:rPr>
        <w:t>focuses</w:t>
      </w:r>
      <w:r w:rsidRPr="003028C1">
        <w:rPr>
          <w:rFonts w:ascii="Times New Roman" w:hAnsi="Times New Roman"/>
          <w:sz w:val="24"/>
          <w:szCs w:val="24"/>
        </w:rPr>
        <w:t xml:space="preserve"> most</w:t>
      </w:r>
      <w:r>
        <w:rPr>
          <w:rFonts w:ascii="Times New Roman" w:hAnsi="Times New Roman"/>
          <w:sz w:val="24"/>
          <w:szCs w:val="24"/>
        </w:rPr>
        <w:t>ly</w:t>
      </w:r>
      <w:r w:rsidRPr="003028C1">
        <w:rPr>
          <w:rFonts w:ascii="Times New Roman" w:hAnsi="Times New Roman"/>
          <w:sz w:val="24"/>
          <w:szCs w:val="24"/>
        </w:rPr>
        <w:t xml:space="preserve"> </w:t>
      </w:r>
      <w:r>
        <w:rPr>
          <w:rFonts w:ascii="Times New Roman" w:hAnsi="Times New Roman"/>
          <w:sz w:val="24"/>
          <w:szCs w:val="24"/>
        </w:rPr>
        <w:t>on</w:t>
      </w:r>
      <w:r w:rsidRPr="003028C1">
        <w:rPr>
          <w:rFonts w:ascii="Times New Roman" w:hAnsi="Times New Roman"/>
          <w:sz w:val="24"/>
          <w:szCs w:val="24"/>
        </w:rPr>
        <w:t xml:space="preserve"> the interaction between different components and modules of the mobile app. It combine</w:t>
      </w:r>
      <w:r>
        <w:rPr>
          <w:rFonts w:ascii="Times New Roman" w:hAnsi="Times New Roman"/>
          <w:sz w:val="24"/>
          <w:szCs w:val="24"/>
        </w:rPr>
        <w:t>s</w:t>
      </w:r>
      <w:r w:rsidRPr="003028C1">
        <w:rPr>
          <w:rFonts w:ascii="Times New Roman" w:hAnsi="Times New Roman"/>
          <w:sz w:val="24"/>
          <w:szCs w:val="24"/>
        </w:rPr>
        <w:t xml:space="preserve"> the individual unit</w:t>
      </w:r>
      <w:r>
        <w:rPr>
          <w:rFonts w:ascii="Times New Roman" w:hAnsi="Times New Roman"/>
          <w:sz w:val="24"/>
          <w:szCs w:val="24"/>
        </w:rPr>
        <w:t>s</w:t>
      </w:r>
      <w:r w:rsidRPr="003028C1">
        <w:rPr>
          <w:rFonts w:ascii="Times New Roman" w:hAnsi="Times New Roman"/>
          <w:sz w:val="24"/>
          <w:szCs w:val="24"/>
        </w:rPr>
        <w:t xml:space="preserve"> tested in </w:t>
      </w:r>
      <w:r>
        <w:rPr>
          <w:rFonts w:ascii="Times New Roman" w:hAnsi="Times New Roman"/>
          <w:sz w:val="24"/>
          <w:szCs w:val="24"/>
        </w:rPr>
        <w:t xml:space="preserve">the </w:t>
      </w:r>
      <w:r w:rsidRPr="003028C1">
        <w:rPr>
          <w:rFonts w:ascii="Times New Roman" w:hAnsi="Times New Roman"/>
          <w:sz w:val="24"/>
          <w:szCs w:val="24"/>
        </w:rPr>
        <w:t>previous part together</w:t>
      </w:r>
      <w:r>
        <w:rPr>
          <w:rFonts w:ascii="Times New Roman" w:hAnsi="Times New Roman"/>
          <w:sz w:val="24"/>
          <w:szCs w:val="24"/>
        </w:rPr>
        <w:t xml:space="preserve">, where </w:t>
      </w:r>
      <w:r w:rsidRPr="003028C1">
        <w:rPr>
          <w:rFonts w:ascii="Times New Roman" w:hAnsi="Times New Roman"/>
          <w:sz w:val="24"/>
          <w:szCs w:val="24"/>
        </w:rPr>
        <w:t>the goal is to identify any inconsistencies or issues that may arise when different modules interact with each other.</w:t>
      </w:r>
    </w:p>
    <w:p w14:paraId="1F9FB778" w14:textId="6CA14905" w:rsidR="00D41DCE" w:rsidRPr="003028C1" w:rsidRDefault="00D41DCE" w:rsidP="00D41DCE">
      <w:pPr>
        <w:spacing w:after="0" w:line="360" w:lineRule="auto"/>
        <w:jc w:val="both"/>
        <w:rPr>
          <w:rFonts w:ascii="Times New Roman" w:hAnsi="Times New Roman"/>
          <w:sz w:val="24"/>
          <w:szCs w:val="24"/>
        </w:rPr>
      </w:pPr>
      <w:r w:rsidRPr="003028C1">
        <w:rPr>
          <w:rFonts w:ascii="Times New Roman" w:hAnsi="Times New Roman"/>
          <w:b/>
          <w:sz w:val="24"/>
          <w:szCs w:val="24"/>
        </w:rPr>
        <w:t>4.3</w:t>
      </w:r>
      <w:r w:rsidR="00AE03C5">
        <w:rPr>
          <w:rFonts w:ascii="Times New Roman" w:hAnsi="Times New Roman"/>
          <w:b/>
          <w:sz w:val="24"/>
          <w:szCs w:val="24"/>
        </w:rPr>
        <w:t xml:space="preserve"> </w:t>
      </w:r>
      <w:r w:rsidRPr="003028C1">
        <w:rPr>
          <w:rFonts w:ascii="Times New Roman" w:hAnsi="Times New Roman"/>
          <w:b/>
          <w:sz w:val="24"/>
          <w:szCs w:val="24"/>
        </w:rPr>
        <w:t>System Conversion Plan</w:t>
      </w:r>
    </w:p>
    <w:p w14:paraId="4D4E2C77" w14:textId="147EC361" w:rsidR="00D41DCE" w:rsidRDefault="00D41DCE" w:rsidP="00D41DCE">
      <w:pPr>
        <w:spacing w:after="0" w:line="360" w:lineRule="auto"/>
        <w:jc w:val="both"/>
        <w:rPr>
          <w:rFonts w:ascii="Times New Roman" w:hAnsi="Times New Roman"/>
          <w:sz w:val="24"/>
          <w:szCs w:val="24"/>
        </w:rPr>
      </w:pPr>
      <w:r w:rsidRPr="003028C1">
        <w:rPr>
          <w:rFonts w:ascii="Times New Roman" w:hAnsi="Times New Roman"/>
          <w:sz w:val="24"/>
          <w:szCs w:val="24"/>
        </w:rPr>
        <w:t xml:space="preserve">The system change plan of approach for transitioning from the existing system to the newly developed mobile app for road vehicle breakdown assistance detection. This section presents different approaches to system conversion, such as the pilot approach, parallel approach, and direct changeover. Each approach's advantages, disadvantages, and considerations are discussed to determine the most suitable plan for implementing the mobile app in a </w:t>
      </w:r>
      <w:r>
        <w:rPr>
          <w:rFonts w:ascii="Times New Roman" w:hAnsi="Times New Roman"/>
          <w:sz w:val="24"/>
          <w:szCs w:val="24"/>
        </w:rPr>
        <w:t>real world</w:t>
      </w:r>
      <w:r w:rsidRPr="003028C1">
        <w:rPr>
          <w:rFonts w:ascii="Times New Roman" w:hAnsi="Times New Roman"/>
          <w:sz w:val="24"/>
          <w:szCs w:val="24"/>
        </w:rPr>
        <w:t>.</w:t>
      </w:r>
    </w:p>
    <w:p w14:paraId="4B0CC212" w14:textId="4BB51DC7" w:rsidR="00D41DCE" w:rsidRPr="003028C1" w:rsidRDefault="00D41DCE" w:rsidP="00D41DCE">
      <w:pPr>
        <w:spacing w:after="0" w:line="360" w:lineRule="auto"/>
        <w:jc w:val="both"/>
        <w:rPr>
          <w:rFonts w:ascii="Times New Roman" w:hAnsi="Times New Roman"/>
          <w:b/>
          <w:sz w:val="24"/>
          <w:szCs w:val="24"/>
        </w:rPr>
      </w:pPr>
      <w:r w:rsidRPr="003028C1">
        <w:rPr>
          <w:rFonts w:ascii="Times New Roman" w:hAnsi="Times New Roman"/>
          <w:b/>
          <w:sz w:val="24"/>
          <w:szCs w:val="24"/>
        </w:rPr>
        <w:lastRenderedPageBreak/>
        <w:t>4.4</w:t>
      </w:r>
      <w:r w:rsidR="00AE03C5">
        <w:rPr>
          <w:rFonts w:ascii="Times New Roman" w:hAnsi="Times New Roman"/>
          <w:b/>
          <w:sz w:val="24"/>
          <w:szCs w:val="24"/>
        </w:rPr>
        <w:t xml:space="preserve"> </w:t>
      </w:r>
      <w:r w:rsidRPr="003028C1">
        <w:rPr>
          <w:rFonts w:ascii="Times New Roman" w:hAnsi="Times New Roman"/>
          <w:b/>
          <w:sz w:val="24"/>
          <w:szCs w:val="24"/>
        </w:rPr>
        <w:t xml:space="preserve">System Installation </w:t>
      </w:r>
    </w:p>
    <w:p w14:paraId="437E1B82" w14:textId="32F22DB6" w:rsidR="00D41DCE" w:rsidRPr="003028C1" w:rsidRDefault="00D41DCE" w:rsidP="00D41DCE">
      <w:pPr>
        <w:spacing w:line="360" w:lineRule="auto"/>
        <w:jc w:val="both"/>
        <w:rPr>
          <w:rFonts w:ascii="Times New Roman" w:hAnsi="Times New Roman"/>
          <w:sz w:val="24"/>
          <w:szCs w:val="24"/>
        </w:rPr>
      </w:pPr>
      <w:r>
        <w:rPr>
          <w:rFonts w:ascii="Times New Roman" w:hAnsi="Times New Roman"/>
          <w:sz w:val="24"/>
          <w:szCs w:val="24"/>
        </w:rPr>
        <w:t>Every</w:t>
      </w:r>
      <w:r w:rsidRPr="003028C1">
        <w:rPr>
          <w:rFonts w:ascii="Times New Roman" w:hAnsi="Times New Roman"/>
          <w:sz w:val="24"/>
          <w:szCs w:val="24"/>
        </w:rPr>
        <w:t xml:space="preserve"> system that </w:t>
      </w:r>
      <w:r>
        <w:rPr>
          <w:rFonts w:ascii="Times New Roman" w:hAnsi="Times New Roman"/>
          <w:sz w:val="24"/>
          <w:szCs w:val="24"/>
        </w:rPr>
        <w:t>wants</w:t>
      </w:r>
      <w:r w:rsidRPr="003028C1">
        <w:rPr>
          <w:rFonts w:ascii="Times New Roman" w:hAnsi="Times New Roman"/>
          <w:sz w:val="24"/>
          <w:szCs w:val="24"/>
        </w:rPr>
        <w:t xml:space="preserve"> to install the application </w:t>
      </w:r>
      <w:r>
        <w:rPr>
          <w:rFonts w:ascii="Times New Roman" w:hAnsi="Times New Roman"/>
          <w:sz w:val="24"/>
          <w:szCs w:val="24"/>
        </w:rPr>
        <w:t>needs</w:t>
      </w:r>
      <w:r w:rsidRPr="003028C1">
        <w:rPr>
          <w:rFonts w:ascii="Times New Roman" w:hAnsi="Times New Roman"/>
          <w:sz w:val="24"/>
          <w:szCs w:val="24"/>
        </w:rPr>
        <w:t xml:space="preserve"> to follow the required steps to be able to install the application and run it smoothly.</w:t>
      </w:r>
    </w:p>
    <w:p w14:paraId="57F22470" w14:textId="0FD06999" w:rsidR="00D41DCE" w:rsidRPr="00AE03C5" w:rsidRDefault="00D41DCE" w:rsidP="00AE03C5">
      <w:pPr>
        <w:pStyle w:val="ListParagraph"/>
        <w:numPr>
          <w:ilvl w:val="0"/>
          <w:numId w:val="21"/>
        </w:numPr>
        <w:spacing w:after="160" w:line="360" w:lineRule="auto"/>
        <w:jc w:val="both"/>
        <w:rPr>
          <w:rFonts w:ascii="Times New Roman" w:hAnsi="Times New Roman"/>
          <w:sz w:val="24"/>
          <w:szCs w:val="24"/>
        </w:rPr>
      </w:pPr>
      <w:r w:rsidRPr="00AE03C5">
        <w:rPr>
          <w:rFonts w:ascii="Times New Roman" w:hAnsi="Times New Roman"/>
          <w:sz w:val="24"/>
          <w:szCs w:val="24"/>
        </w:rPr>
        <w:t>Open the project folder on Visual Studio Code, then select where you want to build the app either emulator/or phone.</w:t>
      </w:r>
    </w:p>
    <w:p w14:paraId="7F6CD133" w14:textId="2C852B13" w:rsidR="00D41DCE" w:rsidRPr="00AE03C5" w:rsidRDefault="00D41DCE" w:rsidP="00AE03C5">
      <w:pPr>
        <w:pStyle w:val="ListParagraph"/>
        <w:numPr>
          <w:ilvl w:val="0"/>
          <w:numId w:val="21"/>
        </w:numPr>
        <w:spacing w:after="160" w:line="360" w:lineRule="auto"/>
        <w:jc w:val="both"/>
        <w:rPr>
          <w:rFonts w:ascii="Times New Roman" w:hAnsi="Times New Roman"/>
          <w:sz w:val="24"/>
          <w:szCs w:val="24"/>
        </w:rPr>
      </w:pPr>
      <w:r w:rsidRPr="00AE03C5">
        <w:rPr>
          <w:rFonts w:ascii="Times New Roman" w:hAnsi="Times New Roman"/>
          <w:sz w:val="24"/>
          <w:szCs w:val="24"/>
        </w:rPr>
        <w:t>Click on Run and select Start debugging to build the app.</w:t>
      </w:r>
    </w:p>
    <w:p w14:paraId="2B4D769F" w14:textId="77777777" w:rsidR="001839F9" w:rsidRPr="00AE03C5" w:rsidRDefault="00D41DCE" w:rsidP="00AE03C5">
      <w:pPr>
        <w:pStyle w:val="ListParagraph"/>
        <w:numPr>
          <w:ilvl w:val="0"/>
          <w:numId w:val="21"/>
        </w:numPr>
        <w:spacing w:after="160" w:line="360" w:lineRule="auto"/>
        <w:jc w:val="both"/>
        <w:rPr>
          <w:rFonts w:ascii="Times New Roman" w:hAnsi="Times New Roman"/>
          <w:sz w:val="24"/>
          <w:szCs w:val="24"/>
        </w:rPr>
      </w:pPr>
      <w:r w:rsidRPr="00AE03C5">
        <w:rPr>
          <w:rFonts w:ascii="Times New Roman" w:hAnsi="Times New Roman"/>
          <w:sz w:val="24"/>
          <w:szCs w:val="24"/>
        </w:rPr>
        <w:t>Connect to any hotspot then open your Command Prompt and type in “ipconfig” to get the hotspot IP address.</w:t>
      </w:r>
    </w:p>
    <w:p w14:paraId="5095C918" w14:textId="2700681D" w:rsidR="00D41DCE" w:rsidRPr="00AE03C5" w:rsidRDefault="00D41DCE" w:rsidP="00AE03C5">
      <w:pPr>
        <w:pStyle w:val="ListParagraph"/>
        <w:numPr>
          <w:ilvl w:val="0"/>
          <w:numId w:val="21"/>
        </w:numPr>
        <w:spacing w:after="160" w:line="360" w:lineRule="auto"/>
        <w:jc w:val="both"/>
        <w:rPr>
          <w:rFonts w:ascii="Times New Roman" w:hAnsi="Times New Roman"/>
          <w:sz w:val="24"/>
          <w:szCs w:val="24"/>
        </w:rPr>
      </w:pPr>
      <w:r w:rsidRPr="00AE03C5">
        <w:rPr>
          <w:rFonts w:ascii="Times New Roman" w:hAnsi="Times New Roman"/>
          <w:sz w:val="24"/>
          <w:szCs w:val="24"/>
        </w:rPr>
        <w:t>Activate your virtual environment and runserver using the connect</w:t>
      </w:r>
      <w:r w:rsidR="00FD1573">
        <w:rPr>
          <w:rFonts w:ascii="Times New Roman" w:hAnsi="Times New Roman"/>
          <w:sz w:val="24"/>
          <w:szCs w:val="24"/>
        </w:rPr>
        <w:t>ed</w:t>
      </w:r>
      <w:r w:rsidRPr="00AE03C5">
        <w:rPr>
          <w:rFonts w:ascii="Times New Roman" w:hAnsi="Times New Roman"/>
          <w:sz w:val="24"/>
          <w:szCs w:val="24"/>
        </w:rPr>
        <w:t xml:space="preserve"> </w:t>
      </w:r>
      <w:r w:rsidR="00FD1573">
        <w:rPr>
          <w:rFonts w:ascii="Times New Roman" w:hAnsi="Times New Roman"/>
          <w:sz w:val="24"/>
          <w:szCs w:val="24"/>
        </w:rPr>
        <w:t xml:space="preserve">Ip </w:t>
      </w:r>
      <w:r w:rsidRPr="00AE03C5">
        <w:rPr>
          <w:rFonts w:ascii="Times New Roman" w:hAnsi="Times New Roman"/>
          <w:sz w:val="24"/>
          <w:szCs w:val="24"/>
        </w:rPr>
        <w:t xml:space="preserve">address. For example “py manage.py runserver 192.168.136.227:8000” </w:t>
      </w:r>
    </w:p>
    <w:p w14:paraId="1D508C2A" w14:textId="7C9EC311" w:rsidR="00D41DCE" w:rsidRPr="003028C1" w:rsidRDefault="00D41DCE" w:rsidP="00D41DCE">
      <w:pPr>
        <w:spacing w:after="0" w:line="360" w:lineRule="auto"/>
        <w:jc w:val="both"/>
        <w:rPr>
          <w:rFonts w:ascii="Times New Roman" w:hAnsi="Times New Roman"/>
          <w:b/>
          <w:sz w:val="24"/>
          <w:szCs w:val="24"/>
        </w:rPr>
      </w:pPr>
      <w:r w:rsidRPr="003028C1">
        <w:rPr>
          <w:rFonts w:ascii="Times New Roman" w:hAnsi="Times New Roman"/>
          <w:b/>
          <w:sz w:val="24"/>
          <w:szCs w:val="24"/>
        </w:rPr>
        <w:t>4.5</w:t>
      </w:r>
      <w:r w:rsidR="00FD1573">
        <w:rPr>
          <w:rFonts w:ascii="Times New Roman" w:hAnsi="Times New Roman"/>
          <w:b/>
          <w:sz w:val="24"/>
          <w:szCs w:val="24"/>
        </w:rPr>
        <w:t xml:space="preserve"> </w:t>
      </w:r>
      <w:r w:rsidRPr="003028C1">
        <w:rPr>
          <w:rFonts w:ascii="Times New Roman" w:hAnsi="Times New Roman"/>
          <w:b/>
          <w:sz w:val="24"/>
          <w:szCs w:val="24"/>
        </w:rPr>
        <w:t xml:space="preserve">Security Measures </w:t>
      </w:r>
    </w:p>
    <w:p w14:paraId="361DF70F" w14:textId="77777777" w:rsidR="00D41DCE" w:rsidRDefault="00D41DCE" w:rsidP="00D41DCE">
      <w:pPr>
        <w:spacing w:line="360" w:lineRule="auto"/>
        <w:jc w:val="both"/>
        <w:rPr>
          <w:rFonts w:ascii="Times New Roman" w:hAnsi="Times New Roman"/>
          <w:sz w:val="24"/>
          <w:szCs w:val="24"/>
        </w:rPr>
      </w:pPr>
      <w:r w:rsidRPr="003028C1">
        <w:rPr>
          <w:rFonts w:ascii="Times New Roman" w:hAnsi="Times New Roman"/>
          <w:sz w:val="24"/>
          <w:szCs w:val="24"/>
        </w:rPr>
        <w:t>Since the scope of the mobile app is public, some of the information such as login, register are available to anyone who visits the app. But some other information and functionalities are restricted to some, which means the driver pages are different from the mechanics page and the activities carried out or perform are different. This restriction are carried out when register on the mobile app, the user will specified if he/she is a mechanic or driver to determine the kind of activity the user will carry out on the app.</w:t>
      </w:r>
    </w:p>
    <w:p w14:paraId="2AD2386A" w14:textId="77777777" w:rsidR="00FD1573" w:rsidRDefault="00FD1573" w:rsidP="00D41DCE">
      <w:pPr>
        <w:spacing w:after="0" w:line="360" w:lineRule="auto"/>
        <w:jc w:val="both"/>
        <w:rPr>
          <w:rFonts w:ascii="Times New Roman" w:hAnsi="Times New Roman"/>
          <w:b/>
          <w:sz w:val="24"/>
          <w:szCs w:val="24"/>
        </w:rPr>
      </w:pPr>
    </w:p>
    <w:p w14:paraId="509F459C" w14:textId="77777777" w:rsidR="00FD1573" w:rsidRDefault="00FD1573" w:rsidP="00D41DCE">
      <w:pPr>
        <w:spacing w:after="0" w:line="360" w:lineRule="auto"/>
        <w:jc w:val="both"/>
        <w:rPr>
          <w:rFonts w:ascii="Times New Roman" w:hAnsi="Times New Roman"/>
          <w:b/>
          <w:sz w:val="24"/>
          <w:szCs w:val="24"/>
        </w:rPr>
      </w:pPr>
    </w:p>
    <w:p w14:paraId="375F2131" w14:textId="77777777" w:rsidR="00FD1573" w:rsidRDefault="00FD1573" w:rsidP="00D41DCE">
      <w:pPr>
        <w:spacing w:after="0" w:line="360" w:lineRule="auto"/>
        <w:jc w:val="both"/>
        <w:rPr>
          <w:rFonts w:ascii="Times New Roman" w:hAnsi="Times New Roman"/>
          <w:b/>
          <w:sz w:val="24"/>
          <w:szCs w:val="24"/>
        </w:rPr>
      </w:pPr>
    </w:p>
    <w:p w14:paraId="43B567ED" w14:textId="77777777" w:rsidR="00FD1573" w:rsidRDefault="00FD1573" w:rsidP="00D41DCE">
      <w:pPr>
        <w:spacing w:after="0" w:line="360" w:lineRule="auto"/>
        <w:jc w:val="both"/>
        <w:rPr>
          <w:rFonts w:ascii="Times New Roman" w:hAnsi="Times New Roman"/>
          <w:b/>
          <w:sz w:val="24"/>
          <w:szCs w:val="24"/>
        </w:rPr>
      </w:pPr>
    </w:p>
    <w:p w14:paraId="164090EF" w14:textId="77777777" w:rsidR="00FD1573" w:rsidRDefault="00FD1573" w:rsidP="00D41DCE">
      <w:pPr>
        <w:spacing w:after="0" w:line="360" w:lineRule="auto"/>
        <w:jc w:val="both"/>
        <w:rPr>
          <w:rFonts w:ascii="Times New Roman" w:hAnsi="Times New Roman"/>
          <w:b/>
          <w:sz w:val="24"/>
          <w:szCs w:val="24"/>
        </w:rPr>
      </w:pPr>
    </w:p>
    <w:p w14:paraId="45EEF600" w14:textId="77777777" w:rsidR="00FD1573" w:rsidRDefault="00FD1573" w:rsidP="00D41DCE">
      <w:pPr>
        <w:spacing w:after="0" w:line="360" w:lineRule="auto"/>
        <w:jc w:val="both"/>
        <w:rPr>
          <w:rFonts w:ascii="Times New Roman" w:hAnsi="Times New Roman"/>
          <w:b/>
          <w:sz w:val="24"/>
          <w:szCs w:val="24"/>
        </w:rPr>
      </w:pPr>
    </w:p>
    <w:p w14:paraId="37956A65" w14:textId="77777777" w:rsidR="00FD1573" w:rsidRDefault="00FD1573" w:rsidP="00D41DCE">
      <w:pPr>
        <w:spacing w:after="0" w:line="360" w:lineRule="auto"/>
        <w:jc w:val="both"/>
        <w:rPr>
          <w:rFonts w:ascii="Times New Roman" w:hAnsi="Times New Roman"/>
          <w:b/>
          <w:sz w:val="24"/>
          <w:szCs w:val="24"/>
        </w:rPr>
      </w:pPr>
    </w:p>
    <w:p w14:paraId="25B8F3E8" w14:textId="77777777" w:rsidR="00FD1573" w:rsidRDefault="00FD1573" w:rsidP="00D41DCE">
      <w:pPr>
        <w:spacing w:after="0" w:line="360" w:lineRule="auto"/>
        <w:jc w:val="both"/>
        <w:rPr>
          <w:rFonts w:ascii="Times New Roman" w:hAnsi="Times New Roman"/>
          <w:b/>
          <w:sz w:val="24"/>
          <w:szCs w:val="24"/>
        </w:rPr>
      </w:pPr>
    </w:p>
    <w:p w14:paraId="01AF3C1D" w14:textId="77777777" w:rsidR="00FD1573" w:rsidRDefault="00FD1573" w:rsidP="00D41DCE">
      <w:pPr>
        <w:spacing w:after="0" w:line="360" w:lineRule="auto"/>
        <w:jc w:val="both"/>
        <w:rPr>
          <w:rFonts w:ascii="Times New Roman" w:hAnsi="Times New Roman"/>
          <w:b/>
          <w:sz w:val="24"/>
          <w:szCs w:val="24"/>
        </w:rPr>
      </w:pPr>
    </w:p>
    <w:p w14:paraId="6C730D93" w14:textId="77777777" w:rsidR="00FD1573" w:rsidRDefault="00FD1573" w:rsidP="00D41DCE">
      <w:pPr>
        <w:spacing w:after="0" w:line="360" w:lineRule="auto"/>
        <w:jc w:val="both"/>
        <w:rPr>
          <w:rFonts w:ascii="Times New Roman" w:hAnsi="Times New Roman"/>
          <w:b/>
          <w:sz w:val="24"/>
          <w:szCs w:val="24"/>
        </w:rPr>
      </w:pPr>
    </w:p>
    <w:p w14:paraId="714389BE" w14:textId="77777777" w:rsidR="00FD1573" w:rsidRDefault="00FD1573" w:rsidP="00D41DCE">
      <w:pPr>
        <w:spacing w:after="0" w:line="360" w:lineRule="auto"/>
        <w:jc w:val="both"/>
        <w:rPr>
          <w:rFonts w:ascii="Times New Roman" w:hAnsi="Times New Roman"/>
          <w:b/>
          <w:sz w:val="24"/>
          <w:szCs w:val="24"/>
        </w:rPr>
      </w:pPr>
    </w:p>
    <w:p w14:paraId="22002C21" w14:textId="77777777" w:rsidR="00FD1573" w:rsidRDefault="00FD1573" w:rsidP="00D41DCE">
      <w:pPr>
        <w:spacing w:after="0" w:line="360" w:lineRule="auto"/>
        <w:jc w:val="both"/>
        <w:rPr>
          <w:rFonts w:ascii="Times New Roman" w:hAnsi="Times New Roman"/>
          <w:b/>
          <w:sz w:val="24"/>
          <w:szCs w:val="24"/>
        </w:rPr>
      </w:pPr>
    </w:p>
    <w:p w14:paraId="35DAC172" w14:textId="77777777" w:rsidR="00FD1573" w:rsidRDefault="00FD1573" w:rsidP="00D41DCE">
      <w:pPr>
        <w:spacing w:after="0" w:line="360" w:lineRule="auto"/>
        <w:jc w:val="both"/>
        <w:rPr>
          <w:rFonts w:ascii="Times New Roman" w:hAnsi="Times New Roman"/>
          <w:b/>
          <w:sz w:val="24"/>
          <w:szCs w:val="24"/>
        </w:rPr>
      </w:pPr>
    </w:p>
    <w:p w14:paraId="369BBF16" w14:textId="7BA9A2E2" w:rsidR="00D41DCE" w:rsidRPr="003028C1" w:rsidRDefault="00D41DCE" w:rsidP="00D41DCE">
      <w:pPr>
        <w:spacing w:after="0" w:line="360" w:lineRule="auto"/>
        <w:jc w:val="both"/>
        <w:rPr>
          <w:rFonts w:ascii="Times New Roman" w:hAnsi="Times New Roman"/>
          <w:b/>
          <w:sz w:val="24"/>
          <w:szCs w:val="24"/>
        </w:rPr>
      </w:pPr>
      <w:r w:rsidRPr="003028C1">
        <w:rPr>
          <w:rFonts w:ascii="Times New Roman" w:hAnsi="Times New Roman"/>
          <w:b/>
          <w:sz w:val="24"/>
          <w:szCs w:val="24"/>
        </w:rPr>
        <w:lastRenderedPageBreak/>
        <w:t>4.6</w:t>
      </w:r>
      <w:r w:rsidR="00FD1573">
        <w:rPr>
          <w:rFonts w:ascii="Times New Roman" w:hAnsi="Times New Roman"/>
          <w:b/>
          <w:sz w:val="24"/>
          <w:szCs w:val="24"/>
        </w:rPr>
        <w:t xml:space="preserve"> </w:t>
      </w:r>
      <w:r w:rsidRPr="003028C1">
        <w:rPr>
          <w:rFonts w:ascii="Times New Roman" w:hAnsi="Times New Roman"/>
          <w:b/>
          <w:sz w:val="24"/>
          <w:szCs w:val="24"/>
        </w:rPr>
        <w:t>Program Sample Outputs</w:t>
      </w:r>
    </w:p>
    <w:p w14:paraId="70B387A9" w14:textId="4B2A5422" w:rsidR="00D41DCE" w:rsidRDefault="00D41DCE" w:rsidP="00D41DCE">
      <w:pPr>
        <w:spacing w:line="360" w:lineRule="auto"/>
        <w:jc w:val="both"/>
        <w:rPr>
          <w:rFonts w:ascii="Times New Roman" w:hAnsi="Times New Roman"/>
          <w:sz w:val="24"/>
          <w:szCs w:val="24"/>
        </w:rPr>
      </w:pPr>
      <w:r w:rsidRPr="003028C1">
        <w:rPr>
          <w:rFonts w:ascii="Times New Roman" w:hAnsi="Times New Roman"/>
          <w:sz w:val="24"/>
          <w:szCs w:val="24"/>
        </w:rPr>
        <w:t>These describe and give the pictorial representation of the software it shows and gives clear understanding of the design, and displays all the interfaces.</w:t>
      </w:r>
    </w:p>
    <w:p w14:paraId="32684FB0" w14:textId="6F253F24" w:rsidR="00D41DCE" w:rsidRDefault="0001615A" w:rsidP="00D41DCE">
      <w:pPr>
        <w:tabs>
          <w:tab w:val="left" w:pos="990"/>
        </w:tabs>
        <w:spacing w:line="360" w:lineRule="auto"/>
        <w:jc w:val="both"/>
        <w:rPr>
          <w:rFonts w:ascii="Times New Roman" w:hAnsi="Times New Roman"/>
          <w:sz w:val="24"/>
          <w:szCs w:val="24"/>
        </w:rPr>
      </w:pPr>
      <w:r>
        <w:rPr>
          <w:noProof/>
        </w:rPr>
        <w:drawing>
          <wp:anchor distT="0" distB="0" distL="114300" distR="114300" simplePos="0" relativeHeight="251695104" behindDoc="0" locked="0" layoutInCell="1" allowOverlap="1" wp14:anchorId="151C76FE" wp14:editId="42364367">
            <wp:simplePos x="0" y="0"/>
            <wp:positionH relativeFrom="column">
              <wp:posOffset>498475</wp:posOffset>
            </wp:positionH>
            <wp:positionV relativeFrom="paragraph">
              <wp:posOffset>0</wp:posOffset>
            </wp:positionV>
            <wp:extent cx="2412365" cy="4737100"/>
            <wp:effectExtent l="0" t="0" r="6985" b="6350"/>
            <wp:wrapSquare wrapText="bothSides"/>
            <wp:docPr id="603269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13928"/>
                    <a:stretch>
                      <a:fillRect/>
                    </a:stretch>
                  </pic:blipFill>
                  <pic:spPr bwMode="auto">
                    <a:xfrm>
                      <a:off x="0" y="0"/>
                      <a:ext cx="241236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299004FF" wp14:editId="74DCD5AF">
            <wp:simplePos x="0" y="0"/>
            <wp:positionH relativeFrom="column">
              <wp:posOffset>3120390</wp:posOffset>
            </wp:positionH>
            <wp:positionV relativeFrom="paragraph">
              <wp:posOffset>0</wp:posOffset>
            </wp:positionV>
            <wp:extent cx="2617470" cy="4702810"/>
            <wp:effectExtent l="0" t="0" r="0" b="2540"/>
            <wp:wrapSquare wrapText="bothSides"/>
            <wp:docPr id="7371492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470" cy="4702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5DEFD" w14:textId="77777777" w:rsidR="00D41DCE" w:rsidRDefault="00D41DCE" w:rsidP="00D41DCE">
      <w:pPr>
        <w:tabs>
          <w:tab w:val="left" w:pos="990"/>
        </w:tabs>
        <w:spacing w:line="360" w:lineRule="auto"/>
        <w:jc w:val="both"/>
        <w:rPr>
          <w:rFonts w:ascii="Times New Roman" w:hAnsi="Times New Roman"/>
          <w:sz w:val="24"/>
          <w:szCs w:val="24"/>
        </w:rPr>
      </w:pPr>
    </w:p>
    <w:p w14:paraId="500877C3" w14:textId="77777777" w:rsidR="00D41DCE" w:rsidRDefault="00D41DCE" w:rsidP="00D41DCE">
      <w:pPr>
        <w:tabs>
          <w:tab w:val="left" w:pos="990"/>
        </w:tabs>
        <w:spacing w:line="360" w:lineRule="auto"/>
        <w:jc w:val="both"/>
        <w:rPr>
          <w:rFonts w:ascii="Times New Roman" w:hAnsi="Times New Roman"/>
          <w:sz w:val="24"/>
          <w:szCs w:val="24"/>
        </w:rPr>
      </w:pPr>
    </w:p>
    <w:p w14:paraId="6FE7443C" w14:textId="77777777" w:rsidR="00D41DCE" w:rsidRDefault="00D41DCE" w:rsidP="00D41DCE">
      <w:pPr>
        <w:tabs>
          <w:tab w:val="left" w:pos="990"/>
        </w:tabs>
        <w:spacing w:line="360" w:lineRule="auto"/>
        <w:jc w:val="both"/>
        <w:rPr>
          <w:rFonts w:ascii="Times New Roman" w:hAnsi="Times New Roman"/>
          <w:sz w:val="24"/>
          <w:szCs w:val="24"/>
        </w:rPr>
      </w:pPr>
    </w:p>
    <w:p w14:paraId="1631AE2E" w14:textId="77777777" w:rsidR="00D41DCE" w:rsidRDefault="00D41DCE" w:rsidP="00D41DCE">
      <w:pPr>
        <w:tabs>
          <w:tab w:val="left" w:pos="990"/>
        </w:tabs>
        <w:spacing w:line="360" w:lineRule="auto"/>
        <w:jc w:val="both"/>
        <w:rPr>
          <w:rFonts w:ascii="Times New Roman" w:hAnsi="Times New Roman"/>
          <w:sz w:val="24"/>
          <w:szCs w:val="24"/>
        </w:rPr>
      </w:pPr>
    </w:p>
    <w:p w14:paraId="0AF3E245" w14:textId="77777777" w:rsidR="00D41DCE" w:rsidRDefault="00D41DCE" w:rsidP="00D41DCE">
      <w:pPr>
        <w:spacing w:line="360" w:lineRule="auto"/>
        <w:jc w:val="both"/>
        <w:rPr>
          <w:rFonts w:ascii="Times New Roman" w:hAnsi="Times New Roman"/>
          <w:sz w:val="24"/>
          <w:szCs w:val="24"/>
        </w:rPr>
      </w:pPr>
    </w:p>
    <w:p w14:paraId="493C3673" w14:textId="77777777" w:rsidR="00D41DCE" w:rsidRDefault="00D41DCE" w:rsidP="00D41DCE">
      <w:pPr>
        <w:spacing w:line="360" w:lineRule="auto"/>
        <w:jc w:val="both"/>
        <w:rPr>
          <w:rFonts w:ascii="Times New Roman" w:hAnsi="Times New Roman"/>
          <w:sz w:val="24"/>
          <w:szCs w:val="24"/>
        </w:rPr>
      </w:pPr>
    </w:p>
    <w:p w14:paraId="2601BB43" w14:textId="77777777" w:rsidR="00D41DCE" w:rsidRDefault="00D41DCE" w:rsidP="00D41DCE">
      <w:pPr>
        <w:spacing w:line="360" w:lineRule="auto"/>
        <w:jc w:val="both"/>
        <w:rPr>
          <w:rFonts w:ascii="Times New Roman" w:hAnsi="Times New Roman"/>
          <w:sz w:val="24"/>
          <w:szCs w:val="24"/>
        </w:rPr>
      </w:pPr>
    </w:p>
    <w:p w14:paraId="2B79B8E1" w14:textId="77777777" w:rsidR="00D41DCE" w:rsidRDefault="00D41DCE" w:rsidP="00D41DCE">
      <w:pPr>
        <w:spacing w:line="360" w:lineRule="auto"/>
        <w:jc w:val="both"/>
        <w:rPr>
          <w:rFonts w:ascii="Times New Roman" w:hAnsi="Times New Roman"/>
          <w:sz w:val="24"/>
          <w:szCs w:val="24"/>
        </w:rPr>
      </w:pPr>
    </w:p>
    <w:p w14:paraId="77B66AC6" w14:textId="77777777" w:rsidR="00D41DCE" w:rsidRDefault="00D41DCE" w:rsidP="00D41DCE">
      <w:pPr>
        <w:spacing w:line="360" w:lineRule="auto"/>
        <w:jc w:val="both"/>
        <w:rPr>
          <w:rFonts w:ascii="Times New Roman" w:hAnsi="Times New Roman"/>
          <w:sz w:val="24"/>
          <w:szCs w:val="24"/>
        </w:rPr>
      </w:pPr>
    </w:p>
    <w:p w14:paraId="2C2B225F" w14:textId="77777777" w:rsidR="00D41DCE" w:rsidRDefault="00D41DCE" w:rsidP="00D41DCE">
      <w:pPr>
        <w:spacing w:line="360" w:lineRule="auto"/>
        <w:jc w:val="both"/>
        <w:rPr>
          <w:rFonts w:ascii="Times New Roman" w:hAnsi="Times New Roman"/>
          <w:sz w:val="24"/>
          <w:szCs w:val="24"/>
        </w:rPr>
      </w:pPr>
    </w:p>
    <w:p w14:paraId="0DD2547B" w14:textId="77777777" w:rsidR="00D41DCE" w:rsidRDefault="00D41DCE" w:rsidP="00D41DCE">
      <w:pPr>
        <w:spacing w:line="360" w:lineRule="auto"/>
        <w:jc w:val="both"/>
        <w:rPr>
          <w:rFonts w:ascii="Times New Roman" w:hAnsi="Times New Roman"/>
          <w:sz w:val="24"/>
          <w:szCs w:val="24"/>
        </w:rPr>
      </w:pPr>
    </w:p>
    <w:p w14:paraId="3FA7E151" w14:textId="77777777" w:rsidR="000534B2" w:rsidRDefault="000534B2" w:rsidP="00D41DCE">
      <w:pPr>
        <w:spacing w:line="360" w:lineRule="auto"/>
        <w:jc w:val="both"/>
        <w:rPr>
          <w:rFonts w:ascii="Times New Roman" w:hAnsi="Times New Roman"/>
          <w:sz w:val="24"/>
          <w:szCs w:val="24"/>
        </w:rPr>
      </w:pPr>
    </w:p>
    <w:p w14:paraId="7499E961" w14:textId="5B620135" w:rsidR="000534B2" w:rsidRDefault="000534B2" w:rsidP="000534B2">
      <w:pPr>
        <w:spacing w:line="360" w:lineRule="auto"/>
        <w:ind w:firstLine="720"/>
        <w:jc w:val="both"/>
        <w:rPr>
          <w:rFonts w:ascii="Times New Roman" w:hAnsi="Times New Roman"/>
          <w:sz w:val="24"/>
          <w:szCs w:val="24"/>
        </w:rPr>
      </w:pPr>
      <w:r>
        <w:rPr>
          <w:rFonts w:ascii="Times New Roman" w:hAnsi="Times New Roman"/>
          <w:b/>
          <w:sz w:val="24"/>
          <w:szCs w:val="24"/>
          <w:shd w:val="clear" w:color="auto" w:fill="FFFFFF"/>
        </w:rPr>
        <w:t xml:space="preserve">Figure </w:t>
      </w:r>
      <w:r>
        <w:rPr>
          <w:rFonts w:ascii="Times New Roman" w:hAnsi="Times New Roman"/>
          <w:b/>
          <w:sz w:val="24"/>
          <w:szCs w:val="24"/>
          <w:shd w:val="clear" w:color="auto" w:fill="FFFFFF"/>
        </w:rPr>
        <w:t>4.1</w:t>
      </w:r>
      <w:r>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Onboarding Screen</w:t>
      </w:r>
      <w:r>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2 Landing Screen</w:t>
      </w:r>
    </w:p>
    <w:p w14:paraId="05344625" w14:textId="530A19A4" w:rsidR="008D331D" w:rsidRDefault="00D41DCE" w:rsidP="00D41DCE">
      <w:pPr>
        <w:spacing w:line="360" w:lineRule="auto"/>
        <w:jc w:val="both"/>
        <w:rPr>
          <w:rFonts w:ascii="Times New Roman" w:hAnsi="Times New Roman"/>
          <w:sz w:val="24"/>
          <w:szCs w:val="24"/>
        </w:rPr>
      </w:pPr>
      <w:r>
        <w:rPr>
          <w:rFonts w:ascii="Times New Roman" w:hAnsi="Times New Roman"/>
          <w:sz w:val="24"/>
          <w:szCs w:val="24"/>
        </w:rPr>
        <w:t>Fig</w:t>
      </w:r>
      <w:r w:rsidR="008D331D">
        <w:rPr>
          <w:rFonts w:ascii="Times New Roman" w:hAnsi="Times New Roman"/>
          <w:sz w:val="24"/>
          <w:szCs w:val="24"/>
        </w:rPr>
        <w:t>ure</w:t>
      </w:r>
      <w:r>
        <w:rPr>
          <w:rFonts w:ascii="Times New Roman" w:hAnsi="Times New Roman"/>
          <w:sz w:val="24"/>
          <w:szCs w:val="24"/>
        </w:rPr>
        <w:t xml:space="preserve"> 4.</w:t>
      </w:r>
      <w:r w:rsidR="008D331D">
        <w:rPr>
          <w:rFonts w:ascii="Times New Roman" w:hAnsi="Times New Roman"/>
          <w:sz w:val="24"/>
          <w:szCs w:val="24"/>
        </w:rPr>
        <w:t>1</w:t>
      </w:r>
      <w:r>
        <w:rPr>
          <w:rFonts w:ascii="Times New Roman" w:hAnsi="Times New Roman"/>
          <w:sz w:val="24"/>
          <w:szCs w:val="24"/>
        </w:rPr>
        <w:t xml:space="preserve"> Onboarding Screen is the page that will appear</w:t>
      </w:r>
      <w:r w:rsidR="008D331D">
        <w:rPr>
          <w:rFonts w:ascii="Times New Roman" w:hAnsi="Times New Roman"/>
          <w:sz w:val="24"/>
          <w:szCs w:val="24"/>
        </w:rPr>
        <w:t xml:space="preserve"> for each first time users, the screen depits what the application is all about</w:t>
      </w:r>
    </w:p>
    <w:p w14:paraId="54E42D6E" w14:textId="739AA2EC" w:rsidR="008D331D" w:rsidRDefault="008D331D" w:rsidP="00D41DCE">
      <w:pPr>
        <w:spacing w:line="360" w:lineRule="auto"/>
        <w:jc w:val="both"/>
        <w:rPr>
          <w:rFonts w:ascii="Times New Roman" w:hAnsi="Times New Roman"/>
          <w:sz w:val="24"/>
          <w:szCs w:val="24"/>
        </w:rPr>
      </w:pPr>
      <w:r>
        <w:rPr>
          <w:rFonts w:ascii="Times New Roman" w:hAnsi="Times New Roman"/>
          <w:sz w:val="24"/>
          <w:szCs w:val="24"/>
        </w:rPr>
        <w:t xml:space="preserve">Figure 4.2 </w:t>
      </w:r>
      <w:r>
        <w:rPr>
          <w:rFonts w:ascii="Times New Roman" w:hAnsi="Times New Roman"/>
          <w:sz w:val="24"/>
          <w:szCs w:val="24"/>
        </w:rPr>
        <w:t>Landing Screen is the next screen that it will take the user after the onboarding</w:t>
      </w:r>
      <w:r>
        <w:rPr>
          <w:rFonts w:ascii="Times New Roman" w:hAnsi="Times New Roman"/>
          <w:sz w:val="24"/>
          <w:szCs w:val="24"/>
        </w:rPr>
        <w:t>, where the user can select to login or create an account.</w:t>
      </w:r>
    </w:p>
    <w:p w14:paraId="0A5931EF" w14:textId="0E691E77" w:rsidR="00D41DCE" w:rsidRDefault="00D41DCE" w:rsidP="00D41DCE">
      <w:pPr>
        <w:spacing w:line="360" w:lineRule="auto"/>
        <w:jc w:val="both"/>
        <w:rPr>
          <w:rFonts w:ascii="Times New Roman" w:hAnsi="Times New Roman"/>
          <w:sz w:val="24"/>
          <w:szCs w:val="24"/>
        </w:rPr>
      </w:pPr>
      <w:r>
        <w:rPr>
          <w:rFonts w:ascii="Times New Roman" w:hAnsi="Times New Roman"/>
          <w:sz w:val="24"/>
          <w:szCs w:val="24"/>
        </w:rPr>
        <w:t xml:space="preserve"> </w:t>
      </w:r>
    </w:p>
    <w:p w14:paraId="4E77C68A" w14:textId="31EA7478" w:rsidR="0001615A" w:rsidRDefault="0001615A" w:rsidP="00D41DCE">
      <w:pPr>
        <w:spacing w:line="360" w:lineRule="auto"/>
        <w:jc w:val="both"/>
        <w:rPr>
          <w:noProof/>
        </w:rPr>
      </w:pPr>
      <w:r>
        <w:rPr>
          <w:noProof/>
        </w:rPr>
        <w:lastRenderedPageBreak/>
        <w:drawing>
          <wp:anchor distT="0" distB="0" distL="114300" distR="114300" simplePos="0" relativeHeight="251697152" behindDoc="0" locked="0" layoutInCell="1" allowOverlap="1" wp14:anchorId="791C4F40" wp14:editId="045D3113">
            <wp:simplePos x="0" y="0"/>
            <wp:positionH relativeFrom="column">
              <wp:posOffset>3406775</wp:posOffset>
            </wp:positionH>
            <wp:positionV relativeFrom="paragraph">
              <wp:posOffset>190500</wp:posOffset>
            </wp:positionV>
            <wp:extent cx="2602865" cy="4256405"/>
            <wp:effectExtent l="0" t="0" r="6985" b="0"/>
            <wp:wrapSquare wrapText="bothSides"/>
            <wp:docPr id="14730280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t="4828" b="37271"/>
                    <a:stretch>
                      <a:fillRect/>
                    </a:stretch>
                  </pic:blipFill>
                  <pic:spPr bwMode="auto">
                    <a:xfrm>
                      <a:off x="0" y="0"/>
                      <a:ext cx="2602865" cy="425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4E194475" wp14:editId="4294EE8D">
            <wp:simplePos x="0" y="0"/>
            <wp:positionH relativeFrom="page">
              <wp:posOffset>1314450</wp:posOffset>
            </wp:positionH>
            <wp:positionV relativeFrom="paragraph">
              <wp:posOffset>0</wp:posOffset>
            </wp:positionV>
            <wp:extent cx="2804795" cy="4556760"/>
            <wp:effectExtent l="0" t="0" r="0" b="0"/>
            <wp:wrapSquare wrapText="bothSides"/>
            <wp:docPr id="1046434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t="4695" b="26477"/>
                    <a:stretch>
                      <a:fillRect/>
                    </a:stretch>
                  </pic:blipFill>
                  <pic:spPr bwMode="auto">
                    <a:xfrm>
                      <a:off x="0" y="0"/>
                      <a:ext cx="2804795" cy="455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022FD" w14:textId="77777777" w:rsidR="0001615A" w:rsidRDefault="0001615A" w:rsidP="00D41DCE">
      <w:pPr>
        <w:spacing w:line="360" w:lineRule="auto"/>
        <w:jc w:val="both"/>
        <w:rPr>
          <w:rFonts w:ascii="Times New Roman" w:hAnsi="Times New Roman"/>
          <w:sz w:val="24"/>
          <w:szCs w:val="24"/>
        </w:rPr>
      </w:pPr>
    </w:p>
    <w:p w14:paraId="49ED4706" w14:textId="77777777" w:rsidR="0001615A" w:rsidRDefault="0001615A" w:rsidP="00D41DCE">
      <w:pPr>
        <w:spacing w:line="360" w:lineRule="auto"/>
        <w:jc w:val="both"/>
        <w:rPr>
          <w:rFonts w:ascii="Times New Roman" w:hAnsi="Times New Roman"/>
          <w:sz w:val="24"/>
          <w:szCs w:val="24"/>
        </w:rPr>
      </w:pPr>
    </w:p>
    <w:p w14:paraId="2C69434C" w14:textId="77777777" w:rsidR="0001615A" w:rsidRDefault="0001615A" w:rsidP="00D41DCE">
      <w:pPr>
        <w:spacing w:line="360" w:lineRule="auto"/>
        <w:jc w:val="both"/>
        <w:rPr>
          <w:rFonts w:ascii="Times New Roman" w:hAnsi="Times New Roman"/>
          <w:sz w:val="24"/>
          <w:szCs w:val="24"/>
        </w:rPr>
      </w:pPr>
    </w:p>
    <w:p w14:paraId="1E44CF62" w14:textId="77777777" w:rsidR="0001615A" w:rsidRDefault="0001615A" w:rsidP="00D41DCE">
      <w:pPr>
        <w:spacing w:line="360" w:lineRule="auto"/>
        <w:jc w:val="both"/>
        <w:rPr>
          <w:rFonts w:ascii="Times New Roman" w:hAnsi="Times New Roman"/>
          <w:sz w:val="24"/>
          <w:szCs w:val="24"/>
        </w:rPr>
      </w:pPr>
    </w:p>
    <w:p w14:paraId="081AFD18" w14:textId="77777777" w:rsidR="0001615A" w:rsidRDefault="0001615A" w:rsidP="00D41DCE">
      <w:pPr>
        <w:spacing w:line="360" w:lineRule="auto"/>
        <w:jc w:val="both"/>
        <w:rPr>
          <w:rFonts w:ascii="Times New Roman" w:hAnsi="Times New Roman"/>
          <w:sz w:val="24"/>
          <w:szCs w:val="24"/>
        </w:rPr>
      </w:pPr>
    </w:p>
    <w:p w14:paraId="693305F8" w14:textId="77777777" w:rsidR="0001615A" w:rsidRDefault="0001615A" w:rsidP="00D41DCE">
      <w:pPr>
        <w:spacing w:line="360" w:lineRule="auto"/>
        <w:jc w:val="both"/>
        <w:rPr>
          <w:rFonts w:ascii="Times New Roman" w:hAnsi="Times New Roman"/>
          <w:sz w:val="24"/>
          <w:szCs w:val="24"/>
        </w:rPr>
      </w:pPr>
    </w:p>
    <w:p w14:paraId="6D19A69B" w14:textId="77777777" w:rsidR="0001615A" w:rsidRDefault="0001615A" w:rsidP="00D41DCE">
      <w:pPr>
        <w:spacing w:line="360" w:lineRule="auto"/>
        <w:jc w:val="both"/>
        <w:rPr>
          <w:rFonts w:ascii="Times New Roman" w:hAnsi="Times New Roman"/>
          <w:sz w:val="24"/>
          <w:szCs w:val="24"/>
        </w:rPr>
      </w:pPr>
    </w:p>
    <w:p w14:paraId="4A23E082" w14:textId="77777777" w:rsidR="0001615A" w:rsidRDefault="0001615A" w:rsidP="00D41DCE">
      <w:pPr>
        <w:spacing w:line="360" w:lineRule="auto"/>
        <w:jc w:val="both"/>
        <w:rPr>
          <w:rFonts w:ascii="Times New Roman" w:hAnsi="Times New Roman"/>
          <w:sz w:val="24"/>
          <w:szCs w:val="24"/>
        </w:rPr>
      </w:pPr>
    </w:p>
    <w:p w14:paraId="17A61FF1" w14:textId="77777777" w:rsidR="0001615A" w:rsidRDefault="0001615A" w:rsidP="00D41DCE">
      <w:pPr>
        <w:spacing w:line="360" w:lineRule="auto"/>
        <w:jc w:val="both"/>
        <w:rPr>
          <w:rFonts w:ascii="Times New Roman" w:hAnsi="Times New Roman"/>
          <w:sz w:val="24"/>
          <w:szCs w:val="24"/>
        </w:rPr>
      </w:pPr>
    </w:p>
    <w:p w14:paraId="4B4BE55B" w14:textId="77777777" w:rsidR="008D331D" w:rsidRDefault="008D331D" w:rsidP="00D41DCE">
      <w:pPr>
        <w:spacing w:line="360" w:lineRule="auto"/>
        <w:jc w:val="both"/>
        <w:rPr>
          <w:rFonts w:ascii="Times New Roman" w:hAnsi="Times New Roman"/>
          <w:sz w:val="24"/>
          <w:szCs w:val="24"/>
        </w:rPr>
      </w:pPr>
    </w:p>
    <w:p w14:paraId="13EFED65" w14:textId="2F6BF0A0" w:rsidR="0001615A" w:rsidRDefault="008D331D" w:rsidP="008D331D">
      <w:pPr>
        <w:spacing w:line="360" w:lineRule="auto"/>
        <w:ind w:left="720" w:firstLine="720"/>
        <w:jc w:val="both"/>
        <w:rPr>
          <w:rFonts w:ascii="Times New Roman" w:hAnsi="Times New Roman"/>
          <w:sz w:val="24"/>
          <w:szCs w:val="24"/>
        </w:rPr>
      </w:pPr>
      <w:bookmarkStart w:id="13" w:name="_Hlk146690652"/>
      <w:r>
        <w:rPr>
          <w:rFonts w:ascii="Times New Roman" w:hAnsi="Times New Roman"/>
          <w:b/>
          <w:sz w:val="24"/>
          <w:szCs w:val="24"/>
          <w:shd w:val="clear" w:color="auto" w:fill="FFFFFF"/>
        </w:rPr>
        <w:t>Figure 4.</w:t>
      </w:r>
      <w:bookmarkEnd w:id="13"/>
      <w:r>
        <w:rPr>
          <w:rFonts w:ascii="Times New Roman" w:hAnsi="Times New Roman"/>
          <w:b/>
          <w:sz w:val="24"/>
          <w:szCs w:val="24"/>
          <w:shd w:val="clear" w:color="auto" w:fill="FFFFFF"/>
        </w:rPr>
        <w:t>3 Register Screen</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4 Login Screen</w:t>
      </w:r>
    </w:p>
    <w:p w14:paraId="67F40D82" w14:textId="77777777" w:rsidR="008D331D" w:rsidRDefault="008D331D" w:rsidP="00D41DCE">
      <w:pPr>
        <w:spacing w:line="360" w:lineRule="auto"/>
        <w:jc w:val="both"/>
        <w:rPr>
          <w:rFonts w:ascii="Times New Roman" w:hAnsi="Times New Roman"/>
          <w:sz w:val="24"/>
          <w:szCs w:val="24"/>
        </w:rPr>
      </w:pPr>
    </w:p>
    <w:p w14:paraId="0433E7DD" w14:textId="59F59D05" w:rsidR="00881098" w:rsidRDefault="0001615A" w:rsidP="00D41DCE">
      <w:pPr>
        <w:spacing w:line="360" w:lineRule="auto"/>
        <w:jc w:val="both"/>
        <w:rPr>
          <w:rFonts w:ascii="Times New Roman" w:hAnsi="Times New Roman"/>
          <w:sz w:val="24"/>
          <w:szCs w:val="24"/>
        </w:rPr>
      </w:pPr>
      <w:r>
        <w:rPr>
          <w:rFonts w:ascii="Times New Roman" w:hAnsi="Times New Roman"/>
          <w:noProof/>
          <w:sz w:val="28"/>
          <w:szCs w:val="28"/>
        </w:rPr>
        <mc:AlternateContent>
          <mc:Choice Requires="wps">
            <w:drawing>
              <wp:anchor distT="0" distB="0" distL="114300" distR="114300" simplePos="0" relativeHeight="251718656" behindDoc="0" locked="0" layoutInCell="1" allowOverlap="1" wp14:anchorId="1E20BD7D" wp14:editId="7E142DC2">
                <wp:simplePos x="0" y="0"/>
                <wp:positionH relativeFrom="column">
                  <wp:posOffset>3571240</wp:posOffset>
                </wp:positionH>
                <wp:positionV relativeFrom="paragraph">
                  <wp:posOffset>4433570</wp:posOffset>
                </wp:positionV>
                <wp:extent cx="1541780" cy="367030"/>
                <wp:effectExtent l="0" t="0" r="1905" b="0"/>
                <wp:wrapNone/>
                <wp:docPr id="128179203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367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390CB" w14:textId="77777777" w:rsidR="00D41DCE" w:rsidRPr="007D6D38" w:rsidRDefault="00D41DCE" w:rsidP="00D41DCE">
                            <w:pPr>
                              <w:spacing w:line="360" w:lineRule="auto"/>
                              <w:rPr>
                                <w:rFonts w:ascii="Times New Roman" w:hAnsi="Times New Roman"/>
                                <w:i/>
                                <w:sz w:val="24"/>
                                <w:szCs w:val="24"/>
                              </w:rPr>
                            </w:pPr>
                            <w:r w:rsidRPr="007D6D38">
                              <w:rPr>
                                <w:rFonts w:ascii="Times New Roman" w:hAnsi="Times New Roman"/>
                                <w:i/>
                                <w:sz w:val="24"/>
                                <w:szCs w:val="24"/>
                              </w:rPr>
                              <w:t xml:space="preserve">Fig: 4.6.3 Login Page </w:t>
                            </w:r>
                          </w:p>
                          <w:p w14:paraId="66869655" w14:textId="77777777" w:rsidR="00D41DCE" w:rsidRPr="007D6D38" w:rsidRDefault="00D41DCE" w:rsidP="00D41DCE">
                            <w:pPr>
                              <w:rPr>
                                <w:i/>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0BD7D" id="Text Box 26" o:spid="_x0000_s1028" type="#_x0000_t202" style="position:absolute;left:0;text-align:left;margin-left:281.2pt;margin-top:349.1pt;width:121.4pt;height:28.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" stroked="f">
                <v:textbox>
                  <w:txbxContent>
                    <w:p w14:paraId="427390CB" w14:textId="77777777" w:rsidR="00D41DCE" w:rsidRPr="007D6D38" w:rsidRDefault="00D41DCE" w:rsidP="00D41DCE">
                      <w:pPr>
                        <w:spacing w:line="360" w:lineRule="auto"/>
                        <w:rPr>
                          <w:rFonts w:ascii="Times New Roman" w:hAnsi="Times New Roman"/>
                          <w:i/>
                          <w:sz w:val="24"/>
                          <w:szCs w:val="24"/>
                        </w:rPr>
                      </w:pPr>
                      <w:r w:rsidRPr="007D6D38">
                        <w:rPr>
                          <w:rFonts w:ascii="Times New Roman" w:hAnsi="Times New Roman"/>
                          <w:i/>
                          <w:sz w:val="24"/>
                          <w:szCs w:val="24"/>
                        </w:rPr>
                        <w:t xml:space="preserve">Fig: 4.6.3 Login Page </w:t>
                      </w:r>
                    </w:p>
                    <w:p w14:paraId="66869655" w14:textId="77777777" w:rsidR="00D41DCE" w:rsidRPr="007D6D38" w:rsidRDefault="00D41DCE" w:rsidP="00D41DCE">
                      <w:pPr>
                        <w:rPr>
                          <w:i/>
                          <w:sz w:val="24"/>
                          <w:szCs w:val="24"/>
                        </w:rPr>
                      </w:pPr>
                    </w:p>
                  </w:txbxContent>
                </v:textbox>
              </v:shape>
            </w:pict>
          </mc:Fallback>
        </mc:AlternateContent>
      </w:r>
      <w:r w:rsidR="00D41DCE">
        <w:rPr>
          <w:rFonts w:ascii="Times New Roman" w:hAnsi="Times New Roman"/>
          <w:sz w:val="24"/>
          <w:szCs w:val="24"/>
        </w:rPr>
        <w:t>Fi</w:t>
      </w:r>
      <w:r w:rsidR="008D331D">
        <w:rPr>
          <w:rFonts w:ascii="Times New Roman" w:hAnsi="Times New Roman"/>
          <w:sz w:val="24"/>
          <w:szCs w:val="24"/>
        </w:rPr>
        <w:t>gure 4.3</w:t>
      </w:r>
      <w:r w:rsidR="00D41DCE">
        <w:rPr>
          <w:rFonts w:ascii="Times New Roman" w:hAnsi="Times New Roman"/>
          <w:sz w:val="24"/>
          <w:szCs w:val="24"/>
        </w:rPr>
        <w:t xml:space="preserve"> Register </w:t>
      </w:r>
      <w:r w:rsidR="008D331D">
        <w:rPr>
          <w:rFonts w:ascii="Times New Roman" w:hAnsi="Times New Roman"/>
          <w:sz w:val="24"/>
          <w:szCs w:val="24"/>
        </w:rPr>
        <w:t>Screen</w:t>
      </w:r>
      <w:r w:rsidR="00881098">
        <w:rPr>
          <w:rFonts w:ascii="Times New Roman" w:hAnsi="Times New Roman"/>
          <w:sz w:val="24"/>
          <w:szCs w:val="24"/>
        </w:rPr>
        <w:t>:</w:t>
      </w:r>
      <w:r w:rsidR="00D41DCE">
        <w:rPr>
          <w:rFonts w:ascii="Times New Roman" w:hAnsi="Times New Roman"/>
          <w:sz w:val="24"/>
          <w:szCs w:val="24"/>
        </w:rPr>
        <w:t xml:space="preserve"> this is the page </w:t>
      </w:r>
      <w:r w:rsidR="00881098">
        <w:rPr>
          <w:rFonts w:ascii="Times New Roman" w:hAnsi="Times New Roman"/>
          <w:sz w:val="24"/>
          <w:szCs w:val="24"/>
        </w:rPr>
        <w:t>that every user will visit before authentication, the page helps the system to decide what kind of user is making use of the system.</w:t>
      </w:r>
    </w:p>
    <w:p w14:paraId="3D43E794" w14:textId="232BF0D2" w:rsidR="00D41DCE" w:rsidRDefault="00B91DA8" w:rsidP="00D41DCE">
      <w:pPr>
        <w:spacing w:line="360" w:lineRule="auto"/>
        <w:jc w:val="both"/>
        <w:rPr>
          <w:rFonts w:ascii="Times New Roman" w:hAnsi="Times New Roman"/>
          <w:sz w:val="24"/>
          <w:szCs w:val="24"/>
        </w:rPr>
      </w:pPr>
      <w:r>
        <w:rPr>
          <w:rFonts w:ascii="Times New Roman" w:hAnsi="Times New Roman"/>
          <w:sz w:val="24"/>
          <w:szCs w:val="24"/>
        </w:rPr>
        <w:t>F</w:t>
      </w:r>
      <w:r w:rsidR="00D41DCE">
        <w:rPr>
          <w:rFonts w:ascii="Times New Roman" w:hAnsi="Times New Roman"/>
          <w:sz w:val="24"/>
          <w:szCs w:val="24"/>
        </w:rPr>
        <w:t>ig</w:t>
      </w:r>
      <w:r w:rsidR="008D331D">
        <w:rPr>
          <w:rFonts w:ascii="Times New Roman" w:hAnsi="Times New Roman"/>
          <w:sz w:val="24"/>
          <w:szCs w:val="24"/>
        </w:rPr>
        <w:t>ure</w:t>
      </w:r>
      <w:r w:rsidR="00D41DCE">
        <w:rPr>
          <w:rFonts w:ascii="Times New Roman" w:hAnsi="Times New Roman"/>
          <w:sz w:val="24"/>
          <w:szCs w:val="24"/>
        </w:rPr>
        <w:t xml:space="preserve"> 4.</w:t>
      </w:r>
      <w:r w:rsidR="008D331D">
        <w:rPr>
          <w:rFonts w:ascii="Times New Roman" w:hAnsi="Times New Roman"/>
          <w:sz w:val="24"/>
          <w:szCs w:val="24"/>
        </w:rPr>
        <w:t>4</w:t>
      </w:r>
      <w:r w:rsidR="00D41DCE">
        <w:rPr>
          <w:rFonts w:ascii="Times New Roman" w:hAnsi="Times New Roman"/>
          <w:sz w:val="24"/>
          <w:szCs w:val="24"/>
        </w:rPr>
        <w:t xml:space="preserve"> Login </w:t>
      </w:r>
      <w:r w:rsidR="008D331D">
        <w:rPr>
          <w:rFonts w:ascii="Times New Roman" w:hAnsi="Times New Roman"/>
          <w:sz w:val="24"/>
          <w:szCs w:val="24"/>
        </w:rPr>
        <w:t>Screen</w:t>
      </w:r>
      <w:r w:rsidR="00881098">
        <w:rPr>
          <w:rFonts w:ascii="Times New Roman" w:hAnsi="Times New Roman"/>
          <w:sz w:val="24"/>
          <w:szCs w:val="24"/>
        </w:rPr>
        <w:t>:</w:t>
      </w:r>
      <w:r w:rsidR="00D41DCE">
        <w:rPr>
          <w:rFonts w:ascii="Times New Roman" w:hAnsi="Times New Roman"/>
          <w:sz w:val="24"/>
          <w:szCs w:val="24"/>
        </w:rPr>
        <w:t xml:space="preserve"> this is the page that will appear immediately after a user register</w:t>
      </w:r>
      <w:r w:rsidR="00881098">
        <w:rPr>
          <w:rFonts w:ascii="Times New Roman" w:hAnsi="Times New Roman"/>
          <w:sz w:val="24"/>
          <w:szCs w:val="24"/>
        </w:rPr>
        <w:t>s</w:t>
      </w:r>
      <w:r w:rsidR="00D41DCE">
        <w:rPr>
          <w:rFonts w:ascii="Times New Roman" w:hAnsi="Times New Roman"/>
          <w:sz w:val="24"/>
          <w:szCs w:val="24"/>
        </w:rPr>
        <w:t>, but</w:t>
      </w:r>
      <w:r w:rsidR="008D331D">
        <w:rPr>
          <w:rFonts w:ascii="Times New Roman" w:hAnsi="Times New Roman"/>
          <w:sz w:val="24"/>
          <w:szCs w:val="24"/>
        </w:rPr>
        <w:t xml:space="preserve"> only for </w:t>
      </w:r>
      <w:r w:rsidR="00D41DCE">
        <w:rPr>
          <w:rFonts w:ascii="Times New Roman" w:hAnsi="Times New Roman"/>
          <w:sz w:val="24"/>
          <w:szCs w:val="24"/>
        </w:rPr>
        <w:t>user</w:t>
      </w:r>
      <w:r w:rsidR="008D331D">
        <w:rPr>
          <w:rFonts w:ascii="Times New Roman" w:hAnsi="Times New Roman"/>
          <w:sz w:val="24"/>
          <w:szCs w:val="24"/>
        </w:rPr>
        <w:t>s</w:t>
      </w:r>
      <w:r w:rsidR="00D41DCE">
        <w:rPr>
          <w:rFonts w:ascii="Times New Roman" w:hAnsi="Times New Roman"/>
          <w:sz w:val="24"/>
          <w:szCs w:val="24"/>
        </w:rPr>
        <w:t xml:space="preserve"> that have create</w:t>
      </w:r>
      <w:r w:rsidR="008261DC">
        <w:rPr>
          <w:rFonts w:ascii="Times New Roman" w:hAnsi="Times New Roman"/>
          <w:sz w:val="24"/>
          <w:szCs w:val="24"/>
        </w:rPr>
        <w:t>d an</w:t>
      </w:r>
      <w:r w:rsidR="00D41DCE">
        <w:rPr>
          <w:rFonts w:ascii="Times New Roman" w:hAnsi="Times New Roman"/>
          <w:sz w:val="24"/>
          <w:szCs w:val="24"/>
        </w:rPr>
        <w:t xml:space="preserve"> account before.</w:t>
      </w:r>
    </w:p>
    <w:p w14:paraId="7117E364" w14:textId="09F194FA" w:rsidR="00D41DCE" w:rsidRDefault="00D41DCE" w:rsidP="00D41DCE">
      <w:pPr>
        <w:spacing w:line="360" w:lineRule="auto"/>
        <w:jc w:val="both"/>
        <w:rPr>
          <w:rFonts w:ascii="Times New Roman" w:hAnsi="Times New Roman"/>
          <w:sz w:val="24"/>
          <w:szCs w:val="24"/>
        </w:rPr>
      </w:pPr>
    </w:p>
    <w:p w14:paraId="3C7B703C" w14:textId="77777777" w:rsidR="00D41DCE" w:rsidRDefault="00D41DCE" w:rsidP="00D41DCE">
      <w:pPr>
        <w:spacing w:line="360" w:lineRule="auto"/>
        <w:jc w:val="both"/>
        <w:rPr>
          <w:rFonts w:ascii="Times New Roman" w:hAnsi="Times New Roman"/>
          <w:sz w:val="24"/>
          <w:szCs w:val="24"/>
        </w:rPr>
      </w:pPr>
    </w:p>
    <w:p w14:paraId="3D859252" w14:textId="77777777" w:rsidR="00B16793" w:rsidRDefault="00B16793" w:rsidP="00D41DCE">
      <w:pPr>
        <w:spacing w:line="360" w:lineRule="auto"/>
        <w:jc w:val="both"/>
        <w:rPr>
          <w:rFonts w:ascii="Times New Roman" w:hAnsi="Times New Roman"/>
          <w:sz w:val="24"/>
          <w:szCs w:val="24"/>
        </w:rPr>
      </w:pPr>
    </w:p>
    <w:p w14:paraId="668D7FD7" w14:textId="77777777" w:rsidR="00D41DCE" w:rsidRDefault="00D41DCE" w:rsidP="00D41DCE">
      <w:pPr>
        <w:spacing w:line="360" w:lineRule="auto"/>
        <w:jc w:val="both"/>
        <w:rPr>
          <w:rFonts w:ascii="Times New Roman" w:hAnsi="Times New Roman"/>
          <w:sz w:val="24"/>
          <w:szCs w:val="24"/>
        </w:rPr>
      </w:pPr>
    </w:p>
    <w:p w14:paraId="6986EFF4" w14:textId="588EF696" w:rsidR="00B16793" w:rsidRDefault="00D41DCE" w:rsidP="00D41DCE">
      <w:pPr>
        <w:spacing w:line="360" w:lineRule="auto"/>
        <w:rPr>
          <w:rFonts w:ascii="Times New Roman" w:hAnsi="Times New Roman"/>
          <w:b/>
          <w:sz w:val="28"/>
          <w:szCs w:val="28"/>
        </w:rPr>
      </w:pPr>
      <w:r w:rsidRPr="00EF085D">
        <w:rPr>
          <w:rFonts w:ascii="Times New Roman" w:hAnsi="Times New Roman"/>
          <w:b/>
          <w:sz w:val="28"/>
          <w:szCs w:val="28"/>
        </w:rPr>
        <w:lastRenderedPageBreak/>
        <w:t>Output for Mechanic Users</w:t>
      </w:r>
      <w:r w:rsidRPr="00EF085D">
        <w:rPr>
          <w:rFonts w:ascii="Times New Roman" w:hAnsi="Times New Roman"/>
          <w:b/>
          <w:sz w:val="28"/>
          <w:szCs w:val="28"/>
        </w:rPr>
        <w:tab/>
      </w:r>
    </w:p>
    <w:p w14:paraId="0140A4B3" w14:textId="7F96B95F" w:rsidR="00D41DCE" w:rsidRPr="00EF085D" w:rsidRDefault="00B16793" w:rsidP="00D41DCE">
      <w:pPr>
        <w:spacing w:line="360" w:lineRule="auto"/>
        <w:rPr>
          <w:rFonts w:ascii="Times New Roman" w:hAnsi="Times New Roman"/>
          <w:b/>
          <w:sz w:val="28"/>
          <w:szCs w:val="28"/>
        </w:rPr>
      </w:pPr>
      <w:r>
        <w:rPr>
          <w:noProof/>
        </w:rPr>
        <w:drawing>
          <wp:anchor distT="0" distB="0" distL="114300" distR="114300" simplePos="0" relativeHeight="251700224" behindDoc="0" locked="0" layoutInCell="1" allowOverlap="1" wp14:anchorId="3A64203C" wp14:editId="31DF061C">
            <wp:simplePos x="0" y="0"/>
            <wp:positionH relativeFrom="column">
              <wp:posOffset>3082925</wp:posOffset>
            </wp:positionH>
            <wp:positionV relativeFrom="paragraph">
              <wp:posOffset>13335</wp:posOffset>
            </wp:positionV>
            <wp:extent cx="2303145" cy="4244975"/>
            <wp:effectExtent l="0" t="0" r="1905" b="3175"/>
            <wp:wrapSquare wrapText="bothSides"/>
            <wp:docPr id="1995080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3145" cy="424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2E356E92" wp14:editId="64FDB399">
            <wp:simplePos x="0" y="0"/>
            <wp:positionH relativeFrom="margin">
              <wp:posOffset>457200</wp:posOffset>
            </wp:positionH>
            <wp:positionV relativeFrom="paragraph">
              <wp:posOffset>9525</wp:posOffset>
            </wp:positionV>
            <wp:extent cx="2198370" cy="4256405"/>
            <wp:effectExtent l="0" t="0" r="0" b="0"/>
            <wp:wrapSquare wrapText="bothSides"/>
            <wp:docPr id="1401995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8370" cy="425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D41DCE" w:rsidRPr="00EF085D">
        <w:rPr>
          <w:rFonts w:ascii="Times New Roman" w:hAnsi="Times New Roman"/>
          <w:b/>
          <w:sz w:val="28"/>
          <w:szCs w:val="28"/>
        </w:rPr>
        <w:tab/>
      </w:r>
      <w:r w:rsidR="00D41DCE" w:rsidRPr="00EF085D">
        <w:rPr>
          <w:rFonts w:ascii="Times New Roman" w:hAnsi="Times New Roman"/>
          <w:b/>
          <w:sz w:val="28"/>
          <w:szCs w:val="28"/>
        </w:rPr>
        <w:tab/>
      </w:r>
    </w:p>
    <w:p w14:paraId="27FB2166" w14:textId="2BD7F314" w:rsidR="00D41DCE" w:rsidRDefault="00D41DCE" w:rsidP="00D41DCE">
      <w:pPr>
        <w:spacing w:line="360" w:lineRule="auto"/>
        <w:rPr>
          <w:rFonts w:ascii="Times New Roman" w:hAnsi="Times New Roman"/>
          <w:sz w:val="28"/>
          <w:szCs w:val="28"/>
        </w:rPr>
      </w:pPr>
    </w:p>
    <w:p w14:paraId="683D0CA3" w14:textId="77777777" w:rsidR="00D41DCE" w:rsidRDefault="00D41DCE" w:rsidP="00D41DCE">
      <w:pPr>
        <w:spacing w:line="360" w:lineRule="auto"/>
        <w:rPr>
          <w:rFonts w:ascii="Times New Roman" w:hAnsi="Times New Roman"/>
          <w:sz w:val="28"/>
          <w:szCs w:val="28"/>
        </w:rPr>
      </w:pPr>
    </w:p>
    <w:p w14:paraId="091AB29B" w14:textId="77777777" w:rsidR="00D41DCE" w:rsidRDefault="00D41DCE" w:rsidP="00D41DCE">
      <w:pPr>
        <w:spacing w:line="360" w:lineRule="auto"/>
        <w:rPr>
          <w:rFonts w:ascii="Times New Roman" w:hAnsi="Times New Roman"/>
          <w:sz w:val="28"/>
          <w:szCs w:val="28"/>
        </w:rPr>
      </w:pPr>
    </w:p>
    <w:p w14:paraId="604296F5" w14:textId="77777777" w:rsidR="00D41DCE" w:rsidRDefault="00D41DCE" w:rsidP="00D41DCE">
      <w:pPr>
        <w:spacing w:line="360" w:lineRule="auto"/>
        <w:rPr>
          <w:rFonts w:ascii="Times New Roman" w:hAnsi="Times New Roman"/>
          <w:sz w:val="28"/>
          <w:szCs w:val="28"/>
        </w:rPr>
      </w:pPr>
    </w:p>
    <w:p w14:paraId="75A62D1C" w14:textId="77777777" w:rsidR="00D41DCE" w:rsidRDefault="00D41DCE" w:rsidP="00D41DCE">
      <w:pPr>
        <w:spacing w:line="360" w:lineRule="auto"/>
        <w:rPr>
          <w:rFonts w:ascii="Times New Roman" w:hAnsi="Times New Roman"/>
          <w:sz w:val="28"/>
          <w:szCs w:val="28"/>
        </w:rPr>
      </w:pPr>
    </w:p>
    <w:p w14:paraId="031D91E6" w14:textId="77777777" w:rsidR="00D41DCE" w:rsidRDefault="00D41DCE" w:rsidP="00D41DCE">
      <w:pPr>
        <w:spacing w:line="360" w:lineRule="auto"/>
        <w:rPr>
          <w:rFonts w:ascii="Times New Roman" w:hAnsi="Times New Roman"/>
          <w:sz w:val="28"/>
          <w:szCs w:val="28"/>
        </w:rPr>
      </w:pPr>
    </w:p>
    <w:p w14:paraId="2072C873" w14:textId="77777777" w:rsidR="00D41DCE" w:rsidRDefault="00D41DCE" w:rsidP="00D41DCE">
      <w:pPr>
        <w:spacing w:line="360" w:lineRule="auto"/>
        <w:rPr>
          <w:rFonts w:ascii="Times New Roman" w:hAnsi="Times New Roman"/>
          <w:sz w:val="28"/>
          <w:szCs w:val="28"/>
        </w:rPr>
      </w:pPr>
    </w:p>
    <w:p w14:paraId="6E80977A" w14:textId="77777777" w:rsidR="00D41DCE" w:rsidRDefault="00D41DCE" w:rsidP="00D41DCE">
      <w:pPr>
        <w:spacing w:line="360" w:lineRule="auto"/>
        <w:rPr>
          <w:rFonts w:ascii="Times New Roman" w:hAnsi="Times New Roman"/>
          <w:sz w:val="28"/>
          <w:szCs w:val="28"/>
        </w:rPr>
      </w:pPr>
    </w:p>
    <w:p w14:paraId="564020E6" w14:textId="77777777" w:rsidR="00D41DCE" w:rsidRDefault="00D41DCE" w:rsidP="00D41DCE">
      <w:pPr>
        <w:spacing w:line="360" w:lineRule="auto"/>
        <w:rPr>
          <w:rFonts w:ascii="Times New Roman" w:hAnsi="Times New Roman"/>
          <w:sz w:val="28"/>
          <w:szCs w:val="28"/>
        </w:rPr>
      </w:pPr>
    </w:p>
    <w:p w14:paraId="753B01E0" w14:textId="77777777" w:rsidR="00D41DCE" w:rsidRDefault="00D41DCE" w:rsidP="00D41DCE">
      <w:pPr>
        <w:spacing w:line="360" w:lineRule="auto"/>
        <w:rPr>
          <w:rFonts w:ascii="Times New Roman" w:hAnsi="Times New Roman"/>
          <w:sz w:val="28"/>
          <w:szCs w:val="28"/>
        </w:rPr>
      </w:pPr>
    </w:p>
    <w:p w14:paraId="126DE975" w14:textId="015B611F" w:rsidR="00A46F93" w:rsidRDefault="00A46F93" w:rsidP="00A46F93">
      <w:pPr>
        <w:spacing w:line="360" w:lineRule="auto"/>
        <w:ind w:firstLine="720"/>
        <w:rPr>
          <w:rFonts w:ascii="Times New Roman" w:hAnsi="Times New Roman"/>
          <w:sz w:val="28"/>
          <w:szCs w:val="28"/>
        </w:rPr>
      </w:pP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5 Mechanic Dashboard</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6 Mechanic Profile Screen</w:t>
      </w:r>
    </w:p>
    <w:p w14:paraId="73C3E4E9" w14:textId="5C5E9F51" w:rsidR="00D41DCE" w:rsidRDefault="00A46F93" w:rsidP="00D41DCE">
      <w:pPr>
        <w:spacing w:line="360" w:lineRule="auto"/>
        <w:rPr>
          <w:rFonts w:ascii="Times New Roman" w:hAnsi="Times New Roman"/>
          <w:sz w:val="24"/>
          <w:szCs w:val="24"/>
        </w:rPr>
      </w:pPr>
      <w:r w:rsidRPr="00A46F93">
        <w:rPr>
          <w:rFonts w:ascii="Times New Roman" w:hAnsi="Times New Roman"/>
          <w:sz w:val="24"/>
          <w:szCs w:val="24"/>
        </w:rPr>
        <w:t>Figure 4.5 Mec</w:t>
      </w:r>
      <w:r>
        <w:rPr>
          <w:rFonts w:ascii="Times New Roman" w:hAnsi="Times New Roman"/>
          <w:sz w:val="24"/>
          <w:szCs w:val="24"/>
        </w:rPr>
        <w:t>hanic Dashboard is the page that appears if the current logged in user is of type mechanic, which present two options, to update profile information as well as view available request.</w:t>
      </w:r>
    </w:p>
    <w:p w14:paraId="4C9025E8" w14:textId="4B97CA6F" w:rsidR="00A46F93" w:rsidRPr="00A46F93" w:rsidRDefault="00A46F93" w:rsidP="00D41DCE">
      <w:pPr>
        <w:spacing w:line="360" w:lineRule="auto"/>
        <w:rPr>
          <w:rFonts w:ascii="Times New Roman" w:hAnsi="Times New Roman"/>
          <w:sz w:val="24"/>
          <w:szCs w:val="24"/>
        </w:rPr>
      </w:pPr>
      <w:r>
        <w:rPr>
          <w:rFonts w:ascii="Times New Roman" w:hAnsi="Times New Roman"/>
          <w:sz w:val="24"/>
          <w:szCs w:val="24"/>
        </w:rPr>
        <w:t>Figure 4.6 Mechanic Profile Screen, provide the opportunity for mechanic to update their shop location, profile picture and basic information.</w:t>
      </w:r>
    </w:p>
    <w:p w14:paraId="3D31A645" w14:textId="6B9A25DF" w:rsidR="00D41DCE" w:rsidRPr="005A6204" w:rsidRDefault="00D41DCE" w:rsidP="00D41DCE">
      <w:pPr>
        <w:spacing w:line="360" w:lineRule="auto"/>
        <w:rPr>
          <w:rFonts w:ascii="Times New Roman" w:hAnsi="Times New Roman"/>
          <w:szCs w:val="28"/>
        </w:rPr>
      </w:pPr>
    </w:p>
    <w:p w14:paraId="12924A41" w14:textId="77777777" w:rsidR="00D1126B" w:rsidRDefault="00D1126B" w:rsidP="00D41DCE">
      <w:pPr>
        <w:spacing w:line="360" w:lineRule="auto"/>
        <w:rPr>
          <w:rFonts w:ascii="Times New Roman" w:hAnsi="Times New Roman"/>
          <w:sz w:val="28"/>
          <w:szCs w:val="28"/>
        </w:rPr>
      </w:pPr>
    </w:p>
    <w:p w14:paraId="32126107" w14:textId="646C977C" w:rsidR="00A46F93" w:rsidRDefault="00A46F93" w:rsidP="00D41DCE">
      <w:pPr>
        <w:spacing w:line="360" w:lineRule="auto"/>
        <w:rPr>
          <w:rFonts w:ascii="Times New Roman" w:hAnsi="Times New Roman"/>
          <w:sz w:val="28"/>
          <w:szCs w:val="28"/>
        </w:rPr>
      </w:pPr>
      <w:r>
        <w:rPr>
          <w:noProof/>
        </w:rPr>
        <w:lastRenderedPageBreak/>
        <w:drawing>
          <wp:anchor distT="0" distB="0" distL="114300" distR="114300" simplePos="0" relativeHeight="251702272" behindDoc="0" locked="0" layoutInCell="1" allowOverlap="1" wp14:anchorId="32F70140" wp14:editId="001F30C3">
            <wp:simplePos x="0" y="0"/>
            <wp:positionH relativeFrom="column">
              <wp:posOffset>3257550</wp:posOffset>
            </wp:positionH>
            <wp:positionV relativeFrom="paragraph">
              <wp:posOffset>9525</wp:posOffset>
            </wp:positionV>
            <wp:extent cx="2383155" cy="3885565"/>
            <wp:effectExtent l="0" t="0" r="0" b="635"/>
            <wp:wrapSquare wrapText="bothSides"/>
            <wp:docPr id="8573298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3155" cy="3885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8F7C420" wp14:editId="014AA46C">
            <wp:simplePos x="0" y="0"/>
            <wp:positionH relativeFrom="column">
              <wp:posOffset>607695</wp:posOffset>
            </wp:positionH>
            <wp:positionV relativeFrom="paragraph">
              <wp:posOffset>0</wp:posOffset>
            </wp:positionV>
            <wp:extent cx="2394585" cy="3925570"/>
            <wp:effectExtent l="0" t="0" r="5715" b="0"/>
            <wp:wrapSquare wrapText="bothSides"/>
            <wp:docPr id="622809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4585" cy="392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E070B" w14:textId="77777777" w:rsidR="00A46F93" w:rsidRDefault="00A46F93" w:rsidP="00D41DCE">
      <w:pPr>
        <w:spacing w:line="360" w:lineRule="auto"/>
        <w:rPr>
          <w:rFonts w:ascii="Times New Roman" w:hAnsi="Times New Roman"/>
          <w:sz w:val="28"/>
          <w:szCs w:val="28"/>
        </w:rPr>
      </w:pPr>
    </w:p>
    <w:p w14:paraId="7445A6B5" w14:textId="77777777" w:rsidR="00A46F93" w:rsidRDefault="00A46F93" w:rsidP="00D41DCE">
      <w:pPr>
        <w:spacing w:line="360" w:lineRule="auto"/>
        <w:rPr>
          <w:rFonts w:ascii="Times New Roman" w:hAnsi="Times New Roman"/>
          <w:sz w:val="28"/>
          <w:szCs w:val="28"/>
        </w:rPr>
      </w:pPr>
    </w:p>
    <w:p w14:paraId="7B549BED" w14:textId="77777777" w:rsidR="00A46F93" w:rsidRDefault="00A46F93" w:rsidP="00D41DCE">
      <w:pPr>
        <w:spacing w:line="360" w:lineRule="auto"/>
        <w:rPr>
          <w:rFonts w:ascii="Times New Roman" w:hAnsi="Times New Roman"/>
          <w:sz w:val="28"/>
          <w:szCs w:val="28"/>
        </w:rPr>
      </w:pPr>
    </w:p>
    <w:p w14:paraId="1EFF3060" w14:textId="77777777" w:rsidR="00A46F93" w:rsidRDefault="00A46F93" w:rsidP="00D41DCE">
      <w:pPr>
        <w:spacing w:line="360" w:lineRule="auto"/>
        <w:rPr>
          <w:rFonts w:ascii="Times New Roman" w:hAnsi="Times New Roman"/>
          <w:sz w:val="28"/>
          <w:szCs w:val="28"/>
        </w:rPr>
      </w:pPr>
    </w:p>
    <w:p w14:paraId="09A55278" w14:textId="77777777" w:rsidR="00A46F93" w:rsidRDefault="00A46F93" w:rsidP="00D41DCE">
      <w:pPr>
        <w:spacing w:line="360" w:lineRule="auto"/>
        <w:rPr>
          <w:rFonts w:ascii="Times New Roman" w:hAnsi="Times New Roman"/>
          <w:sz w:val="28"/>
          <w:szCs w:val="28"/>
        </w:rPr>
      </w:pPr>
    </w:p>
    <w:p w14:paraId="5294AD0E" w14:textId="77777777" w:rsidR="00A46F93" w:rsidRDefault="00A46F93" w:rsidP="00D41DCE">
      <w:pPr>
        <w:spacing w:line="360" w:lineRule="auto"/>
        <w:rPr>
          <w:rFonts w:ascii="Times New Roman" w:hAnsi="Times New Roman"/>
          <w:sz w:val="28"/>
          <w:szCs w:val="28"/>
        </w:rPr>
      </w:pPr>
    </w:p>
    <w:p w14:paraId="545E1C03" w14:textId="77777777" w:rsidR="00A46F93" w:rsidRDefault="00A46F93" w:rsidP="00D41DCE">
      <w:pPr>
        <w:spacing w:line="360" w:lineRule="auto"/>
        <w:rPr>
          <w:rFonts w:ascii="Times New Roman" w:hAnsi="Times New Roman"/>
          <w:sz w:val="28"/>
          <w:szCs w:val="28"/>
        </w:rPr>
      </w:pPr>
    </w:p>
    <w:p w14:paraId="04E2D3E1" w14:textId="77777777" w:rsidR="00A46F93" w:rsidRDefault="00A46F93" w:rsidP="00D41DCE">
      <w:pPr>
        <w:spacing w:line="360" w:lineRule="auto"/>
        <w:rPr>
          <w:rFonts w:ascii="Times New Roman" w:hAnsi="Times New Roman"/>
          <w:sz w:val="28"/>
          <w:szCs w:val="28"/>
        </w:rPr>
      </w:pPr>
    </w:p>
    <w:p w14:paraId="166528A8" w14:textId="77777777" w:rsidR="00A46F93" w:rsidRDefault="00A46F93" w:rsidP="00D41DCE">
      <w:pPr>
        <w:spacing w:line="360" w:lineRule="auto"/>
        <w:rPr>
          <w:rFonts w:ascii="Times New Roman" w:hAnsi="Times New Roman"/>
          <w:sz w:val="28"/>
          <w:szCs w:val="28"/>
        </w:rPr>
      </w:pPr>
    </w:p>
    <w:p w14:paraId="38FCDAFD" w14:textId="16816DB6" w:rsidR="00A46F93" w:rsidRDefault="00A46F93" w:rsidP="00A46F93">
      <w:pPr>
        <w:spacing w:line="360" w:lineRule="auto"/>
        <w:ind w:left="720" w:firstLine="720"/>
        <w:rPr>
          <w:rFonts w:ascii="Times New Roman" w:hAnsi="Times New Roman"/>
          <w:b/>
          <w:sz w:val="24"/>
          <w:szCs w:val="24"/>
          <w:shd w:val="clear" w:color="auto" w:fill="FFFFFF"/>
        </w:rPr>
      </w:pP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7 Available Request</w:t>
      </w:r>
      <w:r>
        <w:rPr>
          <w:rFonts w:ascii="Times New Roman" w:hAnsi="Times New Roman"/>
          <w:b/>
          <w:sz w:val="24"/>
          <w:szCs w:val="24"/>
          <w:shd w:val="clear" w:color="auto" w:fill="FFFFFF"/>
        </w:rPr>
        <w:tab/>
      </w: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8 Request Status</w:t>
      </w:r>
    </w:p>
    <w:p w14:paraId="072DCAA6" w14:textId="77777777" w:rsidR="00B16793" w:rsidRDefault="00B16793" w:rsidP="00A46F93">
      <w:pPr>
        <w:spacing w:line="360" w:lineRule="auto"/>
        <w:ind w:left="720" w:firstLine="720"/>
        <w:rPr>
          <w:rFonts w:ascii="Times New Roman" w:hAnsi="Times New Roman"/>
          <w:sz w:val="28"/>
          <w:szCs w:val="28"/>
        </w:rPr>
      </w:pPr>
    </w:p>
    <w:p w14:paraId="7A3DDBCF" w14:textId="084AC0F7" w:rsidR="004378A1" w:rsidRDefault="00D41DCE" w:rsidP="004378A1">
      <w:pPr>
        <w:spacing w:line="360" w:lineRule="auto"/>
        <w:jc w:val="both"/>
        <w:rPr>
          <w:rFonts w:ascii="Times New Roman" w:hAnsi="Times New Roman"/>
          <w:sz w:val="24"/>
          <w:szCs w:val="24"/>
        </w:rPr>
      </w:pPr>
      <w:r w:rsidRPr="00762E4B">
        <w:rPr>
          <w:rFonts w:ascii="Times New Roman" w:hAnsi="Times New Roman"/>
          <w:sz w:val="24"/>
          <w:szCs w:val="24"/>
        </w:rPr>
        <w:t>Fig</w:t>
      </w:r>
      <w:r w:rsidR="004378A1">
        <w:rPr>
          <w:rFonts w:ascii="Times New Roman" w:hAnsi="Times New Roman"/>
          <w:sz w:val="24"/>
          <w:szCs w:val="24"/>
        </w:rPr>
        <w:t>ure 4.7 Available Request Screen,</w:t>
      </w:r>
      <w:r w:rsidRPr="00762E4B">
        <w:rPr>
          <w:rFonts w:ascii="Times New Roman" w:hAnsi="Times New Roman"/>
          <w:sz w:val="24"/>
          <w:szCs w:val="24"/>
        </w:rPr>
        <w:t xml:space="preserve"> this is the </w:t>
      </w:r>
      <w:r w:rsidR="004378A1">
        <w:rPr>
          <w:rFonts w:ascii="Times New Roman" w:hAnsi="Times New Roman"/>
          <w:sz w:val="24"/>
          <w:szCs w:val="24"/>
        </w:rPr>
        <w:t>screen</w:t>
      </w:r>
      <w:r w:rsidRPr="00762E4B">
        <w:rPr>
          <w:rFonts w:ascii="Times New Roman" w:hAnsi="Times New Roman"/>
          <w:sz w:val="24"/>
          <w:szCs w:val="24"/>
        </w:rPr>
        <w:t xml:space="preserve"> where every request sen</w:t>
      </w:r>
      <w:r w:rsidR="004378A1">
        <w:rPr>
          <w:rFonts w:ascii="Times New Roman" w:hAnsi="Times New Roman"/>
          <w:sz w:val="24"/>
          <w:szCs w:val="24"/>
        </w:rPr>
        <w:t>t</w:t>
      </w:r>
      <w:r w:rsidRPr="00762E4B">
        <w:rPr>
          <w:rFonts w:ascii="Times New Roman" w:hAnsi="Times New Roman"/>
          <w:sz w:val="24"/>
          <w:szCs w:val="24"/>
        </w:rPr>
        <w:t xml:space="preserve"> to the mechanic from different driver will appear</w:t>
      </w:r>
      <w:r w:rsidR="00BE45D0">
        <w:rPr>
          <w:rFonts w:ascii="Times New Roman" w:hAnsi="Times New Roman"/>
          <w:sz w:val="24"/>
          <w:szCs w:val="24"/>
        </w:rPr>
        <w:t xml:space="preserve">, </w:t>
      </w:r>
      <w:r w:rsidRPr="00762E4B">
        <w:rPr>
          <w:rFonts w:ascii="Times New Roman" w:hAnsi="Times New Roman"/>
          <w:sz w:val="24"/>
          <w:szCs w:val="24"/>
        </w:rPr>
        <w:t xml:space="preserve">the mechanic </w:t>
      </w:r>
      <w:r w:rsidR="00BE45D0">
        <w:rPr>
          <w:rFonts w:ascii="Times New Roman" w:hAnsi="Times New Roman"/>
          <w:sz w:val="24"/>
          <w:szCs w:val="24"/>
        </w:rPr>
        <w:t>can</w:t>
      </w:r>
      <w:r w:rsidRPr="00762E4B">
        <w:rPr>
          <w:rFonts w:ascii="Times New Roman" w:hAnsi="Times New Roman"/>
          <w:sz w:val="24"/>
          <w:szCs w:val="24"/>
        </w:rPr>
        <w:t xml:space="preserve"> now select which one he/she want to attend to</w:t>
      </w:r>
      <w:r w:rsidR="004378A1">
        <w:rPr>
          <w:rFonts w:ascii="Times New Roman" w:hAnsi="Times New Roman"/>
          <w:sz w:val="24"/>
          <w:szCs w:val="24"/>
        </w:rPr>
        <w:t>.</w:t>
      </w:r>
    </w:p>
    <w:p w14:paraId="46712D21" w14:textId="25F3BB98" w:rsidR="00D41DCE" w:rsidRDefault="00D41DCE" w:rsidP="00D41DCE">
      <w:pPr>
        <w:spacing w:line="360" w:lineRule="auto"/>
        <w:jc w:val="both"/>
        <w:rPr>
          <w:rFonts w:ascii="Times New Roman" w:hAnsi="Times New Roman"/>
          <w:sz w:val="24"/>
          <w:szCs w:val="24"/>
        </w:rPr>
      </w:pPr>
      <w:r w:rsidRPr="00762E4B">
        <w:rPr>
          <w:rFonts w:ascii="Times New Roman" w:hAnsi="Times New Roman"/>
          <w:sz w:val="24"/>
          <w:szCs w:val="24"/>
        </w:rPr>
        <w:t>Fig</w:t>
      </w:r>
      <w:r w:rsidR="006A6E5B">
        <w:rPr>
          <w:rFonts w:ascii="Times New Roman" w:hAnsi="Times New Roman"/>
          <w:sz w:val="24"/>
          <w:szCs w:val="24"/>
        </w:rPr>
        <w:t xml:space="preserve">ure 4.8 Request </w:t>
      </w:r>
      <w:r w:rsidRPr="00762E4B">
        <w:rPr>
          <w:rFonts w:ascii="Times New Roman" w:hAnsi="Times New Roman"/>
          <w:sz w:val="24"/>
          <w:szCs w:val="24"/>
        </w:rPr>
        <w:t xml:space="preserve">Status Page this </w:t>
      </w:r>
      <w:r w:rsidR="006A6E5B">
        <w:rPr>
          <w:rFonts w:ascii="Times New Roman" w:hAnsi="Times New Roman"/>
          <w:sz w:val="24"/>
          <w:szCs w:val="24"/>
        </w:rPr>
        <w:t>screen</w:t>
      </w:r>
      <w:r w:rsidRPr="00762E4B">
        <w:rPr>
          <w:rFonts w:ascii="Times New Roman" w:hAnsi="Times New Roman"/>
          <w:sz w:val="24"/>
          <w:szCs w:val="24"/>
        </w:rPr>
        <w:t xml:space="preserve"> that will show immediately the mechanic click on one of the request to either accept </w:t>
      </w:r>
      <w:r w:rsidR="006A6E5B">
        <w:rPr>
          <w:rFonts w:ascii="Times New Roman" w:hAnsi="Times New Roman"/>
          <w:sz w:val="24"/>
          <w:szCs w:val="24"/>
        </w:rPr>
        <w:t xml:space="preserve">or </w:t>
      </w:r>
      <w:r w:rsidRPr="00762E4B">
        <w:rPr>
          <w:rFonts w:ascii="Times New Roman" w:hAnsi="Times New Roman"/>
          <w:sz w:val="24"/>
          <w:szCs w:val="24"/>
        </w:rPr>
        <w:t xml:space="preserve">reject </w:t>
      </w:r>
      <w:r w:rsidR="006A6E5B" w:rsidRPr="00762E4B">
        <w:rPr>
          <w:rFonts w:ascii="Times New Roman" w:hAnsi="Times New Roman"/>
          <w:sz w:val="24"/>
          <w:szCs w:val="24"/>
        </w:rPr>
        <w:t>the request</w:t>
      </w:r>
      <w:r w:rsidRPr="00762E4B">
        <w:rPr>
          <w:rFonts w:ascii="Times New Roman" w:hAnsi="Times New Roman"/>
          <w:sz w:val="24"/>
          <w:szCs w:val="24"/>
        </w:rPr>
        <w:t>.</w:t>
      </w:r>
    </w:p>
    <w:p w14:paraId="7EDD12C4" w14:textId="77777777" w:rsidR="00D41DCE" w:rsidRPr="00762E4B" w:rsidRDefault="00D41DCE" w:rsidP="00D41DCE">
      <w:pPr>
        <w:spacing w:line="360" w:lineRule="auto"/>
        <w:jc w:val="both"/>
        <w:rPr>
          <w:rFonts w:ascii="Times New Roman" w:hAnsi="Times New Roman"/>
          <w:sz w:val="24"/>
          <w:szCs w:val="24"/>
        </w:rPr>
      </w:pPr>
    </w:p>
    <w:p w14:paraId="0225E9DC" w14:textId="77777777" w:rsidR="00D41DCE" w:rsidRPr="009606E7" w:rsidRDefault="00D41DCE" w:rsidP="00D41DCE">
      <w:pPr>
        <w:spacing w:line="360" w:lineRule="auto"/>
        <w:rPr>
          <w:rFonts w:ascii="Times New Roman" w:hAnsi="Times New Roman"/>
          <w:sz w:val="28"/>
          <w:szCs w:val="28"/>
        </w:rPr>
      </w:pPr>
    </w:p>
    <w:p w14:paraId="03894BC2" w14:textId="77777777" w:rsidR="00D41DCE" w:rsidRPr="009606E7" w:rsidRDefault="00D41DCE" w:rsidP="00D41DCE">
      <w:pPr>
        <w:rPr>
          <w:rFonts w:ascii="Times New Roman" w:hAnsi="Times New Roman"/>
          <w:sz w:val="28"/>
          <w:szCs w:val="28"/>
        </w:rPr>
      </w:pPr>
    </w:p>
    <w:p w14:paraId="452BF2BF" w14:textId="77777777" w:rsidR="00D41DCE" w:rsidRPr="009606E7" w:rsidRDefault="00D41DCE" w:rsidP="00D41DCE">
      <w:pPr>
        <w:rPr>
          <w:rFonts w:ascii="Times New Roman" w:hAnsi="Times New Roman"/>
          <w:sz w:val="28"/>
          <w:szCs w:val="28"/>
        </w:rPr>
      </w:pPr>
    </w:p>
    <w:p w14:paraId="420C6CBC" w14:textId="77777777" w:rsidR="00D41DCE" w:rsidRPr="009606E7" w:rsidRDefault="00D41DCE" w:rsidP="00D41DCE">
      <w:pPr>
        <w:rPr>
          <w:rFonts w:ascii="Times New Roman" w:hAnsi="Times New Roman"/>
          <w:sz w:val="28"/>
          <w:szCs w:val="28"/>
        </w:rPr>
      </w:pPr>
    </w:p>
    <w:p w14:paraId="7457C5E9" w14:textId="1FB53F10" w:rsidR="00D41DCE" w:rsidRPr="003028C1" w:rsidRDefault="00D41DCE" w:rsidP="00D41DCE">
      <w:pPr>
        <w:spacing w:line="360" w:lineRule="auto"/>
        <w:rPr>
          <w:rFonts w:ascii="Times New Roman" w:hAnsi="Times New Roman"/>
          <w:b/>
          <w:sz w:val="24"/>
          <w:szCs w:val="24"/>
        </w:rPr>
      </w:pPr>
      <w:r w:rsidRPr="003028C1">
        <w:rPr>
          <w:rFonts w:ascii="Times New Roman" w:hAnsi="Times New Roman"/>
          <w:b/>
          <w:sz w:val="24"/>
          <w:szCs w:val="24"/>
        </w:rPr>
        <w:lastRenderedPageBreak/>
        <w:t>Output for Driver</w:t>
      </w:r>
      <w:r w:rsidR="0013228C">
        <w:rPr>
          <w:rFonts w:ascii="Times New Roman" w:hAnsi="Times New Roman"/>
          <w:b/>
          <w:sz w:val="24"/>
          <w:szCs w:val="24"/>
        </w:rPr>
        <w:t>s</w:t>
      </w:r>
    </w:p>
    <w:p w14:paraId="665081D7" w14:textId="1790335E" w:rsidR="00D41DCE" w:rsidRDefault="0013228C" w:rsidP="00D41DCE">
      <w:pPr>
        <w:spacing w:line="360" w:lineRule="auto"/>
        <w:rPr>
          <w:rFonts w:ascii="Times New Roman" w:hAnsi="Times New Roman"/>
          <w:b/>
          <w:sz w:val="28"/>
          <w:szCs w:val="28"/>
        </w:rPr>
      </w:pPr>
      <w:r>
        <w:rPr>
          <w:noProof/>
        </w:rPr>
        <w:drawing>
          <wp:anchor distT="0" distB="0" distL="114300" distR="114300" simplePos="0" relativeHeight="251703296" behindDoc="0" locked="0" layoutInCell="1" allowOverlap="1" wp14:anchorId="6B5EEC79" wp14:editId="2BB78246">
            <wp:simplePos x="0" y="0"/>
            <wp:positionH relativeFrom="column">
              <wp:posOffset>295275</wp:posOffset>
            </wp:positionH>
            <wp:positionV relativeFrom="paragraph">
              <wp:posOffset>10160</wp:posOffset>
            </wp:positionV>
            <wp:extent cx="2477135" cy="4173220"/>
            <wp:effectExtent l="0" t="0" r="0" b="0"/>
            <wp:wrapSquare wrapText="bothSides"/>
            <wp:docPr id="7766809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7135"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8C1">
        <w:rPr>
          <w:noProof/>
          <w:sz w:val="24"/>
          <w:szCs w:val="24"/>
        </w:rPr>
        <w:drawing>
          <wp:anchor distT="0" distB="0" distL="114300" distR="114300" simplePos="0" relativeHeight="251704320" behindDoc="0" locked="0" layoutInCell="1" allowOverlap="1" wp14:anchorId="16558F16" wp14:editId="16D3621C">
            <wp:simplePos x="0" y="0"/>
            <wp:positionH relativeFrom="column">
              <wp:posOffset>3060700</wp:posOffset>
            </wp:positionH>
            <wp:positionV relativeFrom="paragraph">
              <wp:posOffset>8890</wp:posOffset>
            </wp:positionV>
            <wp:extent cx="2472690" cy="4167505"/>
            <wp:effectExtent l="0" t="0" r="3810" b="4445"/>
            <wp:wrapSquare wrapText="bothSides"/>
            <wp:docPr id="1116543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2690" cy="416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1FB3C" w14:textId="77777777" w:rsidR="00D41DCE" w:rsidRDefault="00D41DCE" w:rsidP="00D41DCE">
      <w:pPr>
        <w:spacing w:line="360" w:lineRule="auto"/>
        <w:rPr>
          <w:rFonts w:ascii="Times New Roman" w:hAnsi="Times New Roman"/>
          <w:b/>
          <w:sz w:val="28"/>
          <w:szCs w:val="28"/>
        </w:rPr>
      </w:pPr>
    </w:p>
    <w:p w14:paraId="305FF661" w14:textId="77777777" w:rsidR="00D41DCE" w:rsidRDefault="00D41DCE" w:rsidP="00D41DCE">
      <w:pPr>
        <w:spacing w:line="360" w:lineRule="auto"/>
        <w:rPr>
          <w:rFonts w:ascii="Times New Roman" w:hAnsi="Times New Roman"/>
          <w:b/>
          <w:sz w:val="28"/>
          <w:szCs w:val="28"/>
        </w:rPr>
      </w:pPr>
    </w:p>
    <w:p w14:paraId="6C7BA8F3" w14:textId="77777777" w:rsidR="00D41DCE" w:rsidRDefault="00D41DCE" w:rsidP="00D41DCE">
      <w:pPr>
        <w:spacing w:line="360" w:lineRule="auto"/>
        <w:rPr>
          <w:rFonts w:ascii="Times New Roman" w:hAnsi="Times New Roman"/>
          <w:b/>
          <w:sz w:val="28"/>
          <w:szCs w:val="28"/>
        </w:rPr>
      </w:pPr>
    </w:p>
    <w:p w14:paraId="5F0D5794" w14:textId="77777777" w:rsidR="00D41DCE" w:rsidRDefault="00D41DCE" w:rsidP="00D41DCE">
      <w:pPr>
        <w:spacing w:line="360" w:lineRule="auto"/>
        <w:rPr>
          <w:rFonts w:ascii="Times New Roman" w:hAnsi="Times New Roman"/>
          <w:b/>
          <w:sz w:val="28"/>
          <w:szCs w:val="28"/>
        </w:rPr>
      </w:pPr>
    </w:p>
    <w:p w14:paraId="1DE5B8C9" w14:textId="77777777" w:rsidR="00D41DCE" w:rsidRDefault="00D41DCE" w:rsidP="00D41DCE">
      <w:pPr>
        <w:spacing w:line="360" w:lineRule="auto"/>
        <w:rPr>
          <w:rFonts w:ascii="Times New Roman" w:hAnsi="Times New Roman"/>
          <w:b/>
          <w:sz w:val="28"/>
          <w:szCs w:val="28"/>
        </w:rPr>
      </w:pPr>
    </w:p>
    <w:p w14:paraId="10EEBFB4" w14:textId="77777777" w:rsidR="00D41DCE" w:rsidRDefault="00D41DCE" w:rsidP="00D41DCE">
      <w:pPr>
        <w:spacing w:line="360" w:lineRule="auto"/>
        <w:rPr>
          <w:rFonts w:ascii="Times New Roman" w:hAnsi="Times New Roman"/>
          <w:b/>
          <w:sz w:val="28"/>
          <w:szCs w:val="28"/>
        </w:rPr>
      </w:pPr>
    </w:p>
    <w:p w14:paraId="323D1736" w14:textId="77777777" w:rsidR="00D41DCE" w:rsidRDefault="00D41DCE" w:rsidP="00D41DCE">
      <w:pPr>
        <w:spacing w:line="360" w:lineRule="auto"/>
        <w:rPr>
          <w:rFonts w:ascii="Times New Roman" w:hAnsi="Times New Roman"/>
          <w:b/>
          <w:sz w:val="28"/>
          <w:szCs w:val="28"/>
        </w:rPr>
      </w:pPr>
    </w:p>
    <w:p w14:paraId="6CB03CA5" w14:textId="77777777" w:rsidR="00D41DCE" w:rsidRDefault="00D41DCE" w:rsidP="00D41DCE">
      <w:pPr>
        <w:spacing w:line="360" w:lineRule="auto"/>
        <w:rPr>
          <w:rFonts w:ascii="Times New Roman" w:hAnsi="Times New Roman"/>
          <w:b/>
          <w:sz w:val="28"/>
          <w:szCs w:val="28"/>
        </w:rPr>
      </w:pPr>
    </w:p>
    <w:p w14:paraId="18813088" w14:textId="77777777" w:rsidR="00431BF3" w:rsidRDefault="00431BF3" w:rsidP="00D41DCE">
      <w:pPr>
        <w:spacing w:line="360" w:lineRule="auto"/>
        <w:rPr>
          <w:rFonts w:ascii="Times New Roman" w:hAnsi="Times New Roman"/>
          <w:b/>
          <w:sz w:val="28"/>
          <w:szCs w:val="28"/>
        </w:rPr>
      </w:pPr>
    </w:p>
    <w:p w14:paraId="40137177" w14:textId="2AD21E96" w:rsidR="00D41DCE" w:rsidRDefault="00431BF3" w:rsidP="00431BF3">
      <w:pPr>
        <w:spacing w:line="360" w:lineRule="auto"/>
        <w:rPr>
          <w:rFonts w:ascii="Times New Roman" w:hAnsi="Times New Roman"/>
          <w:b/>
          <w:sz w:val="28"/>
          <w:szCs w:val="28"/>
        </w:rPr>
      </w:pPr>
      <w:r>
        <w:rPr>
          <w:rFonts w:ascii="Times New Roman" w:hAnsi="Times New Roman"/>
          <w:b/>
          <w:sz w:val="24"/>
          <w:szCs w:val="24"/>
          <w:shd w:val="clear" w:color="auto" w:fill="FFFFFF"/>
        </w:rPr>
        <w:t xml:space="preserve">   </w:t>
      </w:r>
      <w:r w:rsidR="0013228C">
        <w:rPr>
          <w:rFonts w:ascii="Times New Roman" w:hAnsi="Times New Roman"/>
          <w:b/>
          <w:sz w:val="24"/>
          <w:szCs w:val="24"/>
          <w:shd w:val="clear" w:color="auto" w:fill="FFFFFF"/>
        </w:rPr>
        <w:tab/>
      </w:r>
      <w:r>
        <w:rPr>
          <w:rFonts w:ascii="Times New Roman" w:hAnsi="Times New Roman"/>
          <w:b/>
          <w:sz w:val="24"/>
          <w:szCs w:val="24"/>
          <w:shd w:val="clear" w:color="auto" w:fill="FFFFFF"/>
        </w:rPr>
        <w:t>Figure 4.</w:t>
      </w:r>
      <w:r>
        <w:rPr>
          <w:rFonts w:ascii="Times New Roman" w:hAnsi="Times New Roman"/>
          <w:b/>
          <w:sz w:val="24"/>
          <w:szCs w:val="24"/>
          <w:shd w:val="clear" w:color="auto" w:fill="FFFFFF"/>
        </w:rPr>
        <w:t>9 Driver Dashboard</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sidR="0013228C">
        <w:rPr>
          <w:rFonts w:ascii="Times New Roman" w:hAnsi="Times New Roman"/>
          <w:b/>
          <w:sz w:val="24"/>
          <w:szCs w:val="24"/>
          <w:shd w:val="clear" w:color="auto" w:fill="FFFFFF"/>
        </w:rPr>
        <w:tab/>
      </w:r>
      <w:r w:rsidR="0013228C">
        <w:rPr>
          <w:rFonts w:ascii="Times New Roman" w:hAnsi="Times New Roman"/>
          <w:b/>
          <w:sz w:val="24"/>
          <w:szCs w:val="24"/>
          <w:shd w:val="clear" w:color="auto" w:fill="FFFFFF"/>
        </w:rPr>
        <w:t>Figure 4.</w:t>
      </w:r>
      <w:r w:rsidR="0013228C">
        <w:rPr>
          <w:rFonts w:ascii="Times New Roman" w:hAnsi="Times New Roman"/>
          <w:b/>
          <w:sz w:val="24"/>
          <w:szCs w:val="24"/>
          <w:shd w:val="clear" w:color="auto" w:fill="FFFFFF"/>
        </w:rPr>
        <w:t>10 Driver Sidebar</w:t>
      </w:r>
      <w:r>
        <w:rPr>
          <w:rFonts w:ascii="Times New Roman" w:hAnsi="Times New Roman"/>
          <w:b/>
          <w:sz w:val="24"/>
          <w:szCs w:val="24"/>
          <w:shd w:val="clear" w:color="auto" w:fill="FFFFFF"/>
        </w:rPr>
        <w:tab/>
      </w:r>
    </w:p>
    <w:p w14:paraId="44F4AEE2" w14:textId="08BE6B63" w:rsidR="00D41DCE" w:rsidRDefault="00D41DCE" w:rsidP="00D41DCE">
      <w:pPr>
        <w:spacing w:line="360" w:lineRule="auto"/>
        <w:rPr>
          <w:rFonts w:ascii="Times New Roman" w:hAnsi="Times New Roman"/>
          <w:b/>
          <w:sz w:val="28"/>
          <w:szCs w:val="28"/>
        </w:rPr>
      </w:pPr>
    </w:p>
    <w:p w14:paraId="01DFFA00" w14:textId="67EF0284" w:rsidR="00D83AE6" w:rsidRDefault="00D41DCE" w:rsidP="00D41DCE">
      <w:pPr>
        <w:spacing w:line="360" w:lineRule="auto"/>
        <w:jc w:val="both"/>
        <w:rPr>
          <w:rFonts w:ascii="Times New Roman" w:hAnsi="Times New Roman"/>
          <w:sz w:val="24"/>
          <w:szCs w:val="24"/>
        </w:rPr>
      </w:pPr>
      <w:r w:rsidRPr="00912A20">
        <w:rPr>
          <w:rFonts w:ascii="Times New Roman" w:hAnsi="Times New Roman"/>
          <w:sz w:val="24"/>
          <w:szCs w:val="24"/>
        </w:rPr>
        <w:t>Fig</w:t>
      </w:r>
      <w:r w:rsidR="0013228C">
        <w:rPr>
          <w:rFonts w:ascii="Times New Roman" w:hAnsi="Times New Roman"/>
          <w:sz w:val="24"/>
          <w:szCs w:val="24"/>
        </w:rPr>
        <w:t>ure 4.9</w:t>
      </w:r>
      <w:r w:rsidRPr="00912A20">
        <w:rPr>
          <w:rFonts w:ascii="Times New Roman" w:hAnsi="Times New Roman"/>
          <w:sz w:val="24"/>
          <w:szCs w:val="24"/>
        </w:rPr>
        <w:t xml:space="preserve"> Driver Dashboard</w:t>
      </w:r>
      <w:r w:rsidR="0013228C">
        <w:rPr>
          <w:rFonts w:ascii="Times New Roman" w:hAnsi="Times New Roman"/>
          <w:sz w:val="24"/>
          <w:szCs w:val="24"/>
        </w:rPr>
        <w:t xml:space="preserve"> is a screen for each driver that displays all the </w:t>
      </w:r>
      <w:r w:rsidR="00D83AE6">
        <w:rPr>
          <w:rFonts w:ascii="Times New Roman" w:hAnsi="Times New Roman"/>
          <w:sz w:val="24"/>
          <w:szCs w:val="24"/>
        </w:rPr>
        <w:t>nearby mechanic</w:t>
      </w:r>
      <w:r w:rsidR="0013228C">
        <w:rPr>
          <w:rFonts w:ascii="Times New Roman" w:hAnsi="Times New Roman"/>
          <w:sz w:val="24"/>
          <w:szCs w:val="24"/>
        </w:rPr>
        <w:t xml:space="preserve"> based on the d</w:t>
      </w:r>
      <w:r w:rsidR="00D83AE6">
        <w:rPr>
          <w:rFonts w:ascii="Times New Roman" w:hAnsi="Times New Roman"/>
          <w:sz w:val="24"/>
          <w:szCs w:val="24"/>
        </w:rPr>
        <w:t>istance from the driver location.</w:t>
      </w:r>
    </w:p>
    <w:p w14:paraId="79E5E6F8" w14:textId="42268E1D" w:rsidR="00D41DCE" w:rsidRPr="00912A20" w:rsidRDefault="00D41DCE" w:rsidP="00D41DCE">
      <w:pPr>
        <w:spacing w:line="360" w:lineRule="auto"/>
        <w:jc w:val="both"/>
        <w:rPr>
          <w:rFonts w:ascii="Times New Roman" w:hAnsi="Times New Roman"/>
          <w:sz w:val="24"/>
          <w:szCs w:val="24"/>
        </w:rPr>
      </w:pPr>
      <w:r w:rsidRPr="00912A20">
        <w:rPr>
          <w:rFonts w:ascii="Times New Roman" w:hAnsi="Times New Roman"/>
          <w:sz w:val="24"/>
          <w:szCs w:val="24"/>
        </w:rPr>
        <w:t xml:space="preserve"> Fig 4.</w:t>
      </w:r>
      <w:r w:rsidR="00931A42">
        <w:rPr>
          <w:rFonts w:ascii="Times New Roman" w:hAnsi="Times New Roman"/>
          <w:sz w:val="24"/>
          <w:szCs w:val="24"/>
        </w:rPr>
        <w:t>10</w:t>
      </w:r>
      <w:r w:rsidRPr="00912A20">
        <w:rPr>
          <w:rFonts w:ascii="Times New Roman" w:hAnsi="Times New Roman"/>
          <w:sz w:val="24"/>
          <w:szCs w:val="24"/>
        </w:rPr>
        <w:t xml:space="preserve"> </w:t>
      </w:r>
      <w:r w:rsidR="00931A42">
        <w:rPr>
          <w:rFonts w:ascii="Times New Roman" w:hAnsi="Times New Roman"/>
          <w:sz w:val="24"/>
          <w:szCs w:val="24"/>
        </w:rPr>
        <w:t>Driver Sidebar screen</w:t>
      </w:r>
      <w:r w:rsidRPr="00912A20">
        <w:rPr>
          <w:rFonts w:ascii="Times New Roman" w:hAnsi="Times New Roman"/>
          <w:sz w:val="24"/>
          <w:szCs w:val="24"/>
        </w:rPr>
        <w:t xml:space="preserve"> show</w:t>
      </w:r>
      <w:r w:rsidR="00931A42">
        <w:rPr>
          <w:rFonts w:ascii="Times New Roman" w:hAnsi="Times New Roman"/>
          <w:sz w:val="24"/>
          <w:szCs w:val="24"/>
        </w:rPr>
        <w:t>s</w:t>
      </w:r>
      <w:r w:rsidRPr="00912A20">
        <w:rPr>
          <w:rFonts w:ascii="Times New Roman" w:hAnsi="Times New Roman"/>
          <w:sz w:val="24"/>
          <w:szCs w:val="24"/>
        </w:rPr>
        <w:t xml:space="preserve"> all the </w:t>
      </w:r>
      <w:r w:rsidR="00931A42">
        <w:rPr>
          <w:rFonts w:ascii="Times New Roman" w:hAnsi="Times New Roman"/>
          <w:sz w:val="24"/>
          <w:szCs w:val="24"/>
        </w:rPr>
        <w:t>functionalities</w:t>
      </w:r>
      <w:r w:rsidRPr="00912A20">
        <w:rPr>
          <w:rFonts w:ascii="Times New Roman" w:hAnsi="Times New Roman"/>
          <w:sz w:val="24"/>
          <w:szCs w:val="24"/>
        </w:rPr>
        <w:t xml:space="preserve"> available </w:t>
      </w:r>
      <w:r w:rsidR="00931A42">
        <w:rPr>
          <w:rFonts w:ascii="Times New Roman" w:hAnsi="Times New Roman"/>
          <w:sz w:val="24"/>
          <w:szCs w:val="24"/>
        </w:rPr>
        <w:t>for</w:t>
      </w:r>
      <w:r w:rsidRPr="00912A20">
        <w:rPr>
          <w:rFonts w:ascii="Times New Roman" w:hAnsi="Times New Roman"/>
          <w:sz w:val="24"/>
          <w:szCs w:val="24"/>
        </w:rPr>
        <w:t xml:space="preserve"> the driver </w:t>
      </w:r>
      <w:r w:rsidR="00931A42">
        <w:rPr>
          <w:rFonts w:ascii="Times New Roman" w:hAnsi="Times New Roman"/>
          <w:sz w:val="24"/>
          <w:szCs w:val="24"/>
        </w:rPr>
        <w:t>for their easy navigation</w:t>
      </w:r>
      <w:r w:rsidRPr="00912A20">
        <w:rPr>
          <w:rFonts w:ascii="Times New Roman" w:hAnsi="Times New Roman"/>
          <w:sz w:val="24"/>
          <w:szCs w:val="24"/>
        </w:rPr>
        <w:t>.</w:t>
      </w:r>
    </w:p>
    <w:p w14:paraId="03DAB441" w14:textId="77777777" w:rsidR="00D41DCE" w:rsidRDefault="00D41DCE" w:rsidP="00D41DCE">
      <w:pPr>
        <w:spacing w:line="360" w:lineRule="auto"/>
        <w:rPr>
          <w:rFonts w:ascii="Times New Roman" w:hAnsi="Times New Roman"/>
          <w:sz w:val="28"/>
          <w:szCs w:val="28"/>
        </w:rPr>
      </w:pPr>
    </w:p>
    <w:p w14:paraId="7841D456" w14:textId="77777777" w:rsidR="00D41DCE" w:rsidRDefault="00D41DCE" w:rsidP="00D41DCE">
      <w:pPr>
        <w:spacing w:line="360" w:lineRule="auto"/>
        <w:rPr>
          <w:rFonts w:ascii="Times New Roman" w:hAnsi="Times New Roman"/>
          <w:sz w:val="28"/>
          <w:szCs w:val="28"/>
        </w:rPr>
      </w:pPr>
    </w:p>
    <w:p w14:paraId="107BE653" w14:textId="77777777" w:rsidR="00D41DCE" w:rsidRDefault="00D41DCE" w:rsidP="00D41DCE">
      <w:pPr>
        <w:spacing w:line="360" w:lineRule="auto"/>
        <w:rPr>
          <w:rFonts w:ascii="Times New Roman" w:hAnsi="Times New Roman"/>
          <w:sz w:val="28"/>
          <w:szCs w:val="28"/>
        </w:rPr>
      </w:pPr>
    </w:p>
    <w:p w14:paraId="32EA3B06" w14:textId="3B8D2113" w:rsidR="00D41DCE" w:rsidRDefault="00391508" w:rsidP="00D41DCE">
      <w:pPr>
        <w:spacing w:line="360" w:lineRule="auto"/>
        <w:rPr>
          <w:rFonts w:ascii="Times New Roman" w:hAnsi="Times New Roman"/>
          <w:sz w:val="28"/>
          <w:szCs w:val="28"/>
        </w:rPr>
      </w:pPr>
      <w:r>
        <w:rPr>
          <w:noProof/>
        </w:rPr>
        <w:lastRenderedPageBreak/>
        <w:drawing>
          <wp:anchor distT="0" distB="0" distL="114300" distR="114300" simplePos="0" relativeHeight="251706368" behindDoc="0" locked="0" layoutInCell="1" allowOverlap="1" wp14:anchorId="0D8A6778" wp14:editId="09E15535">
            <wp:simplePos x="0" y="0"/>
            <wp:positionH relativeFrom="column">
              <wp:posOffset>3171825</wp:posOffset>
            </wp:positionH>
            <wp:positionV relativeFrom="paragraph">
              <wp:posOffset>0</wp:posOffset>
            </wp:positionV>
            <wp:extent cx="2556510" cy="4361815"/>
            <wp:effectExtent l="0" t="0" r="0" b="635"/>
            <wp:wrapSquare wrapText="bothSides"/>
            <wp:docPr id="398059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6510" cy="4361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11B010EE" wp14:editId="328B9296">
            <wp:simplePos x="0" y="0"/>
            <wp:positionH relativeFrom="column">
              <wp:posOffset>381000</wp:posOffset>
            </wp:positionH>
            <wp:positionV relativeFrom="paragraph">
              <wp:posOffset>0</wp:posOffset>
            </wp:positionV>
            <wp:extent cx="2343150" cy="4385310"/>
            <wp:effectExtent l="0" t="0" r="0" b="0"/>
            <wp:wrapSquare wrapText="bothSides"/>
            <wp:docPr id="1992685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50" cy="438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71DEF" w14:textId="77777777" w:rsidR="00D41DCE" w:rsidRDefault="00D41DCE" w:rsidP="00D41DCE">
      <w:pPr>
        <w:spacing w:line="360" w:lineRule="auto"/>
        <w:rPr>
          <w:rFonts w:ascii="Times New Roman" w:hAnsi="Times New Roman"/>
          <w:sz w:val="28"/>
          <w:szCs w:val="28"/>
        </w:rPr>
      </w:pPr>
    </w:p>
    <w:p w14:paraId="637441F9" w14:textId="77777777" w:rsidR="00D41DCE" w:rsidRDefault="00D41DCE" w:rsidP="00D41DCE">
      <w:pPr>
        <w:spacing w:line="360" w:lineRule="auto"/>
        <w:rPr>
          <w:rFonts w:ascii="Times New Roman" w:hAnsi="Times New Roman"/>
          <w:sz w:val="28"/>
          <w:szCs w:val="28"/>
        </w:rPr>
      </w:pPr>
    </w:p>
    <w:p w14:paraId="7E13D9BA" w14:textId="77777777" w:rsidR="00D41DCE" w:rsidRDefault="00D41DCE" w:rsidP="00D41DCE">
      <w:pPr>
        <w:spacing w:line="360" w:lineRule="auto"/>
        <w:rPr>
          <w:rFonts w:ascii="Times New Roman" w:hAnsi="Times New Roman"/>
          <w:sz w:val="28"/>
          <w:szCs w:val="28"/>
        </w:rPr>
      </w:pPr>
    </w:p>
    <w:p w14:paraId="5A94A077" w14:textId="77777777" w:rsidR="00D41DCE" w:rsidRDefault="00D41DCE" w:rsidP="00D41DCE">
      <w:pPr>
        <w:spacing w:line="360" w:lineRule="auto"/>
        <w:rPr>
          <w:rFonts w:ascii="Times New Roman" w:hAnsi="Times New Roman"/>
          <w:sz w:val="28"/>
          <w:szCs w:val="28"/>
        </w:rPr>
      </w:pPr>
    </w:p>
    <w:p w14:paraId="12DCE4A7" w14:textId="77777777" w:rsidR="00D41DCE" w:rsidRDefault="00D41DCE" w:rsidP="00D41DCE">
      <w:pPr>
        <w:spacing w:line="360" w:lineRule="auto"/>
        <w:rPr>
          <w:rFonts w:ascii="Times New Roman" w:hAnsi="Times New Roman"/>
          <w:sz w:val="28"/>
          <w:szCs w:val="28"/>
        </w:rPr>
      </w:pPr>
    </w:p>
    <w:p w14:paraId="3F3C91F7" w14:textId="77777777" w:rsidR="00D41DCE" w:rsidRDefault="00D41DCE" w:rsidP="00D41DCE">
      <w:pPr>
        <w:spacing w:line="360" w:lineRule="auto"/>
        <w:rPr>
          <w:rFonts w:ascii="Times New Roman" w:hAnsi="Times New Roman"/>
          <w:sz w:val="28"/>
          <w:szCs w:val="28"/>
        </w:rPr>
      </w:pPr>
    </w:p>
    <w:p w14:paraId="11B88C85" w14:textId="77777777" w:rsidR="00D41DCE" w:rsidRDefault="00D41DCE" w:rsidP="00D41DCE">
      <w:pPr>
        <w:spacing w:line="360" w:lineRule="auto"/>
        <w:rPr>
          <w:rFonts w:ascii="Times New Roman" w:hAnsi="Times New Roman"/>
          <w:sz w:val="28"/>
          <w:szCs w:val="28"/>
        </w:rPr>
      </w:pPr>
    </w:p>
    <w:p w14:paraId="6FF39159" w14:textId="77777777" w:rsidR="00D41DCE" w:rsidRDefault="00D41DCE" w:rsidP="00D41DCE">
      <w:pPr>
        <w:spacing w:line="360" w:lineRule="auto"/>
        <w:rPr>
          <w:rFonts w:ascii="Times New Roman" w:hAnsi="Times New Roman"/>
          <w:sz w:val="28"/>
          <w:szCs w:val="28"/>
        </w:rPr>
      </w:pPr>
    </w:p>
    <w:p w14:paraId="6E1BE4A9" w14:textId="77777777" w:rsidR="00D41DCE" w:rsidRDefault="00D41DCE" w:rsidP="00D41DCE">
      <w:pPr>
        <w:spacing w:line="360" w:lineRule="auto"/>
        <w:rPr>
          <w:rFonts w:ascii="Times New Roman" w:hAnsi="Times New Roman"/>
          <w:sz w:val="28"/>
          <w:szCs w:val="28"/>
        </w:rPr>
      </w:pPr>
    </w:p>
    <w:p w14:paraId="2EDF0E96" w14:textId="77777777" w:rsidR="00391508" w:rsidRDefault="00391508" w:rsidP="00D41DCE">
      <w:pPr>
        <w:spacing w:line="360" w:lineRule="auto"/>
        <w:rPr>
          <w:rFonts w:ascii="Times New Roman" w:hAnsi="Times New Roman"/>
          <w:sz w:val="28"/>
          <w:szCs w:val="28"/>
        </w:rPr>
      </w:pPr>
    </w:p>
    <w:p w14:paraId="3F2025CD" w14:textId="68B7BD12" w:rsidR="00D41DCE" w:rsidRDefault="00391508" w:rsidP="00D41DCE">
      <w:pPr>
        <w:spacing w:line="360" w:lineRule="auto"/>
        <w:rPr>
          <w:rFonts w:ascii="Times New Roman" w:hAnsi="Times New Roman"/>
          <w:sz w:val="28"/>
          <w:szCs w:val="28"/>
        </w:rPr>
      </w:pPr>
      <w:r>
        <w:rPr>
          <w:rFonts w:ascii="Times New Roman" w:hAnsi="Times New Roman"/>
          <w:b/>
          <w:sz w:val="24"/>
          <w:szCs w:val="24"/>
          <w:shd w:val="clear" w:color="auto" w:fill="FFFFFF"/>
        </w:rPr>
        <w:t>Figure 4.1</w:t>
      </w:r>
      <w:r>
        <w:rPr>
          <w:rFonts w:ascii="Times New Roman" w:hAnsi="Times New Roman"/>
          <w:b/>
          <w:sz w:val="24"/>
          <w:szCs w:val="24"/>
          <w:shd w:val="clear" w:color="auto" w:fill="FFFFFF"/>
        </w:rPr>
        <w:t>1 Request Assistance</w:t>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ab/>
      </w:r>
      <w:r>
        <w:rPr>
          <w:rFonts w:ascii="Times New Roman" w:hAnsi="Times New Roman"/>
          <w:b/>
          <w:sz w:val="24"/>
          <w:szCs w:val="24"/>
          <w:shd w:val="clear" w:color="auto" w:fill="FFFFFF"/>
        </w:rPr>
        <w:tab/>
        <w:t>Figure 4.12 Assistance History</w:t>
      </w:r>
    </w:p>
    <w:p w14:paraId="57E5EA76" w14:textId="77777777" w:rsidR="006856C1" w:rsidRDefault="006856C1" w:rsidP="00D41DCE">
      <w:pPr>
        <w:spacing w:line="360" w:lineRule="auto"/>
        <w:jc w:val="both"/>
        <w:rPr>
          <w:rFonts w:ascii="Times New Roman" w:hAnsi="Times New Roman"/>
          <w:sz w:val="24"/>
          <w:szCs w:val="24"/>
        </w:rPr>
      </w:pPr>
    </w:p>
    <w:p w14:paraId="191059AB" w14:textId="120B55C4" w:rsidR="00391508" w:rsidRDefault="00D41DCE" w:rsidP="00D41DCE">
      <w:pPr>
        <w:spacing w:line="360" w:lineRule="auto"/>
        <w:jc w:val="both"/>
        <w:rPr>
          <w:rFonts w:ascii="Times New Roman" w:hAnsi="Times New Roman"/>
          <w:sz w:val="24"/>
          <w:szCs w:val="24"/>
        </w:rPr>
      </w:pPr>
      <w:r w:rsidRPr="00912A20">
        <w:rPr>
          <w:rFonts w:ascii="Times New Roman" w:hAnsi="Times New Roman"/>
          <w:sz w:val="24"/>
          <w:szCs w:val="24"/>
        </w:rPr>
        <w:t>Fig 4.6.1</w:t>
      </w:r>
      <w:r w:rsidR="00391508">
        <w:rPr>
          <w:rFonts w:ascii="Times New Roman" w:hAnsi="Times New Roman"/>
          <w:sz w:val="24"/>
          <w:szCs w:val="24"/>
        </w:rPr>
        <w:t>1</w:t>
      </w:r>
      <w:r w:rsidRPr="00912A20">
        <w:rPr>
          <w:rFonts w:ascii="Times New Roman" w:hAnsi="Times New Roman"/>
          <w:sz w:val="24"/>
          <w:szCs w:val="24"/>
        </w:rPr>
        <w:t xml:space="preserve"> </w:t>
      </w:r>
      <w:r w:rsidR="00391508">
        <w:rPr>
          <w:rFonts w:ascii="Times New Roman" w:hAnsi="Times New Roman"/>
          <w:sz w:val="24"/>
          <w:szCs w:val="24"/>
        </w:rPr>
        <w:t>Request Assistance</w:t>
      </w:r>
      <w:r w:rsidRPr="00912A20">
        <w:rPr>
          <w:rFonts w:ascii="Times New Roman" w:hAnsi="Times New Roman"/>
          <w:sz w:val="24"/>
          <w:szCs w:val="24"/>
        </w:rPr>
        <w:t xml:space="preserve"> </w:t>
      </w:r>
      <w:r w:rsidR="00391508">
        <w:rPr>
          <w:rFonts w:ascii="Times New Roman" w:hAnsi="Times New Roman"/>
          <w:sz w:val="24"/>
          <w:szCs w:val="24"/>
        </w:rPr>
        <w:t xml:space="preserve">screen </w:t>
      </w:r>
      <w:r w:rsidRPr="00912A20">
        <w:rPr>
          <w:rFonts w:ascii="Times New Roman" w:hAnsi="Times New Roman"/>
          <w:sz w:val="24"/>
          <w:szCs w:val="24"/>
        </w:rPr>
        <w:t>show</w:t>
      </w:r>
      <w:r w:rsidR="00391508">
        <w:rPr>
          <w:rFonts w:ascii="Times New Roman" w:hAnsi="Times New Roman"/>
          <w:sz w:val="24"/>
          <w:szCs w:val="24"/>
        </w:rPr>
        <w:t>s</w:t>
      </w:r>
      <w:r w:rsidRPr="00912A20">
        <w:rPr>
          <w:rFonts w:ascii="Times New Roman" w:hAnsi="Times New Roman"/>
          <w:sz w:val="24"/>
          <w:szCs w:val="24"/>
        </w:rPr>
        <w:t xml:space="preserve"> immediately this driver select one mechanic to request fo</w:t>
      </w:r>
      <w:r w:rsidR="00391508">
        <w:rPr>
          <w:rFonts w:ascii="Times New Roman" w:hAnsi="Times New Roman"/>
          <w:sz w:val="24"/>
          <w:szCs w:val="24"/>
        </w:rPr>
        <w:t>r their service, the screen carries the contact information of the mechanic.</w:t>
      </w:r>
      <w:r w:rsidRPr="00912A20">
        <w:rPr>
          <w:rFonts w:ascii="Times New Roman" w:hAnsi="Times New Roman"/>
          <w:sz w:val="24"/>
          <w:szCs w:val="24"/>
        </w:rPr>
        <w:t xml:space="preserve"> </w:t>
      </w:r>
    </w:p>
    <w:p w14:paraId="54DF8B7F" w14:textId="532ACBC8" w:rsidR="00D41DCE" w:rsidRPr="00912A20" w:rsidRDefault="00D41DCE" w:rsidP="00D41DCE">
      <w:pPr>
        <w:spacing w:line="360" w:lineRule="auto"/>
        <w:jc w:val="both"/>
        <w:rPr>
          <w:rFonts w:ascii="Times New Roman" w:hAnsi="Times New Roman"/>
          <w:sz w:val="24"/>
          <w:szCs w:val="24"/>
        </w:rPr>
      </w:pPr>
      <w:r w:rsidRPr="00912A20">
        <w:rPr>
          <w:rFonts w:ascii="Times New Roman" w:hAnsi="Times New Roman"/>
          <w:sz w:val="24"/>
          <w:szCs w:val="24"/>
        </w:rPr>
        <w:t>Fig 4.6.1</w:t>
      </w:r>
      <w:r w:rsidR="006856C1">
        <w:rPr>
          <w:rFonts w:ascii="Times New Roman" w:hAnsi="Times New Roman"/>
          <w:sz w:val="24"/>
          <w:szCs w:val="24"/>
        </w:rPr>
        <w:t>2</w:t>
      </w:r>
      <w:r w:rsidRPr="00912A20">
        <w:rPr>
          <w:rFonts w:ascii="Times New Roman" w:hAnsi="Times New Roman"/>
          <w:sz w:val="24"/>
          <w:szCs w:val="24"/>
        </w:rPr>
        <w:t xml:space="preserve"> </w:t>
      </w:r>
      <w:r w:rsidR="006856C1">
        <w:rPr>
          <w:rFonts w:ascii="Times New Roman" w:hAnsi="Times New Roman"/>
          <w:sz w:val="24"/>
          <w:szCs w:val="24"/>
        </w:rPr>
        <w:t xml:space="preserve">Assistance History screen displays </w:t>
      </w:r>
      <w:r w:rsidRPr="00912A20">
        <w:rPr>
          <w:rFonts w:ascii="Times New Roman" w:hAnsi="Times New Roman"/>
          <w:sz w:val="24"/>
          <w:szCs w:val="24"/>
        </w:rPr>
        <w:t>all the request the driver has made to different mechanics.</w:t>
      </w:r>
    </w:p>
    <w:p w14:paraId="1EF76E9D" w14:textId="77777777" w:rsidR="00D41DCE" w:rsidRDefault="00D41DCE" w:rsidP="00D41DCE">
      <w:pPr>
        <w:spacing w:line="360" w:lineRule="auto"/>
        <w:jc w:val="both"/>
        <w:rPr>
          <w:rFonts w:ascii="Times New Roman" w:hAnsi="Times New Roman"/>
          <w:sz w:val="28"/>
          <w:szCs w:val="28"/>
        </w:rPr>
      </w:pPr>
    </w:p>
    <w:p w14:paraId="155B50F5" w14:textId="77777777" w:rsidR="00D41DCE" w:rsidRDefault="00D41DCE" w:rsidP="00D41DCE">
      <w:pPr>
        <w:spacing w:line="360" w:lineRule="auto"/>
        <w:jc w:val="both"/>
        <w:rPr>
          <w:rFonts w:ascii="Times New Roman" w:hAnsi="Times New Roman"/>
          <w:sz w:val="28"/>
          <w:szCs w:val="28"/>
        </w:rPr>
      </w:pPr>
    </w:p>
    <w:p w14:paraId="6B3D8B43" w14:textId="77777777" w:rsidR="00D41DCE" w:rsidRDefault="00D41DCE" w:rsidP="00D41DCE">
      <w:pPr>
        <w:spacing w:line="360" w:lineRule="auto"/>
        <w:jc w:val="both"/>
        <w:rPr>
          <w:rFonts w:ascii="Times New Roman" w:hAnsi="Times New Roman"/>
          <w:sz w:val="28"/>
          <w:szCs w:val="28"/>
        </w:rPr>
      </w:pPr>
    </w:p>
    <w:p w14:paraId="0EDE7E6D" w14:textId="77777777" w:rsidR="00D41DCE" w:rsidRDefault="00D41DCE" w:rsidP="00D41DCE">
      <w:pPr>
        <w:spacing w:after="0" w:line="360" w:lineRule="auto"/>
        <w:jc w:val="center"/>
        <w:rPr>
          <w:rFonts w:ascii="Times New Roman" w:hAnsi="Times New Roman"/>
          <w:b/>
          <w:sz w:val="28"/>
          <w:szCs w:val="28"/>
        </w:rPr>
      </w:pPr>
      <w:r>
        <w:rPr>
          <w:rFonts w:ascii="Times New Roman" w:hAnsi="Times New Roman"/>
          <w:b/>
          <w:sz w:val="28"/>
          <w:szCs w:val="28"/>
        </w:rPr>
        <w:lastRenderedPageBreak/>
        <w:t>CHAPTER FIVE</w:t>
      </w:r>
    </w:p>
    <w:p w14:paraId="08A4D4D9" w14:textId="77777777" w:rsidR="00D41DCE" w:rsidRDefault="00D41DCE" w:rsidP="00D41DCE">
      <w:pPr>
        <w:spacing w:after="0" w:line="360" w:lineRule="auto"/>
        <w:jc w:val="center"/>
        <w:rPr>
          <w:rFonts w:ascii="Times New Roman" w:hAnsi="Times New Roman"/>
          <w:b/>
          <w:sz w:val="28"/>
          <w:szCs w:val="28"/>
        </w:rPr>
      </w:pPr>
      <w:r>
        <w:rPr>
          <w:rFonts w:ascii="Times New Roman" w:hAnsi="Times New Roman"/>
          <w:b/>
          <w:sz w:val="28"/>
          <w:szCs w:val="28"/>
        </w:rPr>
        <w:t>SUMMARY, CONCLUSION AND RECOMMENDATION</w:t>
      </w:r>
    </w:p>
    <w:p w14:paraId="3686339E" w14:textId="77777777" w:rsidR="00D41DCE" w:rsidRPr="003028C1" w:rsidRDefault="00D41DCE" w:rsidP="00D41DCE">
      <w:pPr>
        <w:spacing w:after="0" w:line="360" w:lineRule="auto"/>
        <w:rPr>
          <w:rFonts w:ascii="Times New Roman" w:hAnsi="Times New Roman"/>
          <w:b/>
          <w:sz w:val="24"/>
          <w:szCs w:val="24"/>
        </w:rPr>
      </w:pPr>
      <w:r w:rsidRPr="003028C1">
        <w:rPr>
          <w:rFonts w:ascii="Times New Roman" w:hAnsi="Times New Roman"/>
          <w:b/>
          <w:sz w:val="24"/>
          <w:szCs w:val="24"/>
        </w:rPr>
        <w:t>5.1</w:t>
      </w:r>
      <w:r w:rsidRPr="003028C1">
        <w:rPr>
          <w:rFonts w:ascii="Times New Roman" w:hAnsi="Times New Roman"/>
          <w:b/>
          <w:sz w:val="24"/>
          <w:szCs w:val="24"/>
        </w:rPr>
        <w:tab/>
        <w:t xml:space="preserve">Summary </w:t>
      </w:r>
    </w:p>
    <w:p w14:paraId="5577035F" w14:textId="77777777" w:rsidR="00D41DCE" w:rsidRPr="003028C1" w:rsidRDefault="00D41DCE" w:rsidP="00D41DCE">
      <w:pPr>
        <w:spacing w:after="0" w:line="360" w:lineRule="auto"/>
        <w:jc w:val="both"/>
        <w:rPr>
          <w:rFonts w:ascii="Times New Roman" w:hAnsi="Times New Roman"/>
          <w:sz w:val="24"/>
          <w:szCs w:val="24"/>
        </w:rPr>
      </w:pPr>
      <w:r w:rsidRPr="003028C1">
        <w:rPr>
          <w:rFonts w:ascii="Times New Roman" w:hAnsi="Times New Roman"/>
          <w:sz w:val="24"/>
          <w:szCs w:val="24"/>
        </w:rPr>
        <w:t>This project focus on the implementation of on road vehicle breakdown assistance. This system is proposed in order to provide assistance for drivers to locate mechanics easily without stress and also help mechanic to find new customers. With the implementation of the system drivers will not be going through much stress to locate driver anywhere anytime.</w:t>
      </w:r>
    </w:p>
    <w:p w14:paraId="51C93E95" w14:textId="77777777" w:rsidR="00D41DCE" w:rsidRPr="003028C1" w:rsidRDefault="00D41DCE" w:rsidP="00D41DCE">
      <w:pPr>
        <w:spacing w:after="0" w:line="360" w:lineRule="auto"/>
        <w:rPr>
          <w:rFonts w:ascii="Times New Roman" w:hAnsi="Times New Roman"/>
          <w:b/>
          <w:sz w:val="24"/>
          <w:szCs w:val="24"/>
        </w:rPr>
      </w:pPr>
      <w:r w:rsidRPr="003028C1">
        <w:rPr>
          <w:rFonts w:ascii="Times New Roman" w:hAnsi="Times New Roman"/>
          <w:b/>
          <w:sz w:val="24"/>
          <w:szCs w:val="24"/>
        </w:rPr>
        <w:t>5.2</w:t>
      </w:r>
      <w:r w:rsidRPr="003028C1">
        <w:rPr>
          <w:rFonts w:ascii="Times New Roman" w:hAnsi="Times New Roman"/>
          <w:b/>
          <w:sz w:val="24"/>
          <w:szCs w:val="24"/>
        </w:rPr>
        <w:tab/>
        <w:t>Recommendations</w:t>
      </w:r>
    </w:p>
    <w:p w14:paraId="3072C9A0" w14:textId="77777777" w:rsidR="00D41DCE" w:rsidRPr="003028C1" w:rsidRDefault="00D41DCE" w:rsidP="00D41DCE">
      <w:pPr>
        <w:spacing w:after="0" w:line="360" w:lineRule="auto"/>
        <w:rPr>
          <w:rFonts w:ascii="Times New Roman" w:hAnsi="Times New Roman"/>
          <w:sz w:val="24"/>
          <w:szCs w:val="24"/>
        </w:rPr>
      </w:pPr>
      <w:r w:rsidRPr="003028C1">
        <w:rPr>
          <w:rFonts w:ascii="Times New Roman" w:hAnsi="Times New Roman"/>
          <w:sz w:val="24"/>
          <w:szCs w:val="24"/>
        </w:rPr>
        <w:t>When it comes to road vehicle breakdown assistance, there are several things that can offer as services. Here are a few recommendations:</w:t>
      </w:r>
    </w:p>
    <w:p w14:paraId="2A477CFF" w14:textId="77777777" w:rsidR="00D41DCE" w:rsidRPr="003C6AF9" w:rsidRDefault="00D41DCE" w:rsidP="003C6AF9">
      <w:pPr>
        <w:pStyle w:val="ListParagraph"/>
        <w:numPr>
          <w:ilvl w:val="0"/>
          <w:numId w:val="20"/>
        </w:numPr>
        <w:spacing w:line="360" w:lineRule="auto"/>
        <w:rPr>
          <w:rFonts w:ascii="Times New Roman" w:hAnsi="Times New Roman"/>
          <w:sz w:val="24"/>
          <w:szCs w:val="24"/>
        </w:rPr>
      </w:pPr>
      <w:r w:rsidRPr="003C6AF9">
        <w:rPr>
          <w:rFonts w:ascii="Times New Roman" w:hAnsi="Times New Roman"/>
          <w:sz w:val="24"/>
          <w:szCs w:val="24"/>
        </w:rPr>
        <w:t>Adding online payment to the project so that the driver can easily go for the payment price that is suitable for him or her.</w:t>
      </w:r>
    </w:p>
    <w:p w14:paraId="13930A0C" w14:textId="77777777" w:rsidR="00D41DCE" w:rsidRPr="003C6AF9" w:rsidRDefault="00D41DCE" w:rsidP="003C6AF9">
      <w:pPr>
        <w:pStyle w:val="ListParagraph"/>
        <w:numPr>
          <w:ilvl w:val="0"/>
          <w:numId w:val="20"/>
        </w:numPr>
        <w:spacing w:line="360" w:lineRule="auto"/>
        <w:rPr>
          <w:rFonts w:ascii="Times New Roman" w:hAnsi="Times New Roman"/>
          <w:sz w:val="24"/>
          <w:szCs w:val="24"/>
        </w:rPr>
      </w:pPr>
      <w:r w:rsidRPr="003C6AF9">
        <w:rPr>
          <w:rFonts w:ascii="Times New Roman" w:hAnsi="Times New Roman"/>
          <w:sz w:val="24"/>
          <w:szCs w:val="24"/>
        </w:rPr>
        <w:t>When choosing a breakdown assistance provider, consider factors like coverage options, service quality, response times, pricing, and the provider's network coverage in your area. It can also be helpful to read customer reviews and compare the features and benefits of different providers to find the one that best meets your specific needs.</w:t>
      </w:r>
    </w:p>
    <w:p w14:paraId="0AF525CF" w14:textId="77777777" w:rsidR="00D41DCE" w:rsidRPr="003028C1" w:rsidRDefault="00D41DCE" w:rsidP="00D41DCE">
      <w:pPr>
        <w:spacing w:after="0" w:line="360" w:lineRule="auto"/>
        <w:rPr>
          <w:rFonts w:ascii="Times New Roman" w:hAnsi="Times New Roman"/>
          <w:b/>
          <w:sz w:val="24"/>
          <w:szCs w:val="24"/>
        </w:rPr>
      </w:pPr>
      <w:r w:rsidRPr="003028C1">
        <w:rPr>
          <w:rFonts w:ascii="Times New Roman" w:hAnsi="Times New Roman"/>
          <w:b/>
          <w:sz w:val="24"/>
          <w:szCs w:val="24"/>
        </w:rPr>
        <w:t>5.3</w:t>
      </w:r>
      <w:r w:rsidRPr="003028C1">
        <w:rPr>
          <w:rFonts w:ascii="Times New Roman" w:hAnsi="Times New Roman"/>
          <w:b/>
          <w:sz w:val="24"/>
          <w:szCs w:val="24"/>
        </w:rPr>
        <w:tab/>
        <w:t>Conclusion</w:t>
      </w:r>
    </w:p>
    <w:p w14:paraId="79B8398E" w14:textId="5DBD4984" w:rsidR="00D41DCE" w:rsidRPr="003028C1" w:rsidRDefault="00D41DCE" w:rsidP="00D41DCE">
      <w:pPr>
        <w:spacing w:line="360" w:lineRule="auto"/>
        <w:jc w:val="both"/>
        <w:rPr>
          <w:rFonts w:ascii="Times New Roman" w:hAnsi="Times New Roman"/>
          <w:sz w:val="24"/>
          <w:szCs w:val="24"/>
        </w:rPr>
      </w:pPr>
      <w:r w:rsidRPr="003028C1">
        <w:rPr>
          <w:rFonts w:ascii="Times New Roman" w:hAnsi="Times New Roman"/>
          <w:sz w:val="24"/>
          <w:szCs w:val="24"/>
        </w:rPr>
        <w:t xml:space="preserve">Road vehicle breakdown assistance plays a crucial role in ensuring the safety, convenience, and peace of mind </w:t>
      </w:r>
      <w:r w:rsidR="00361126">
        <w:rPr>
          <w:rFonts w:ascii="Times New Roman" w:hAnsi="Times New Roman"/>
          <w:sz w:val="24"/>
          <w:szCs w:val="24"/>
        </w:rPr>
        <w:t>to</w:t>
      </w:r>
      <w:r w:rsidRPr="003028C1">
        <w:rPr>
          <w:rFonts w:ascii="Times New Roman" w:hAnsi="Times New Roman"/>
          <w:sz w:val="24"/>
          <w:szCs w:val="24"/>
        </w:rPr>
        <w:t xml:space="preserve"> motorists. Based on the information available </w:t>
      </w:r>
      <w:r w:rsidR="00916750">
        <w:rPr>
          <w:rFonts w:ascii="Times New Roman" w:hAnsi="Times New Roman"/>
          <w:sz w:val="24"/>
          <w:szCs w:val="24"/>
        </w:rPr>
        <w:t>the system provides</w:t>
      </w:r>
      <w:r w:rsidRPr="003028C1">
        <w:rPr>
          <w:rFonts w:ascii="Times New Roman" w:hAnsi="Times New Roman"/>
          <w:sz w:val="24"/>
          <w:szCs w:val="24"/>
        </w:rPr>
        <w:t xml:space="preserve"> reliable support to motorists experiencing mechanical failures, or other emergencies. </w:t>
      </w:r>
      <w:r w:rsidR="00916750">
        <w:rPr>
          <w:rFonts w:ascii="Times New Roman" w:hAnsi="Times New Roman"/>
          <w:sz w:val="24"/>
          <w:szCs w:val="24"/>
        </w:rPr>
        <w:t>It</w:t>
      </w:r>
      <w:r w:rsidRPr="003028C1">
        <w:rPr>
          <w:rFonts w:ascii="Times New Roman" w:hAnsi="Times New Roman"/>
          <w:sz w:val="24"/>
          <w:szCs w:val="24"/>
        </w:rPr>
        <w:t xml:space="preserve"> offer</w:t>
      </w:r>
      <w:r w:rsidR="00916750">
        <w:rPr>
          <w:rFonts w:ascii="Times New Roman" w:hAnsi="Times New Roman"/>
          <w:sz w:val="24"/>
          <w:szCs w:val="24"/>
        </w:rPr>
        <w:t>s</w:t>
      </w:r>
      <w:r w:rsidRPr="003028C1">
        <w:rPr>
          <w:rFonts w:ascii="Times New Roman" w:hAnsi="Times New Roman"/>
          <w:sz w:val="24"/>
          <w:szCs w:val="24"/>
        </w:rPr>
        <w:t xml:space="preserve"> timely response and aim to minimize disruptions in transportation and aim to alleviate this stress by providing a convenient and reliable solution. Knowing that help is just a phone call away can give drivers peace of mind, especially when traveling in unfamiliar areas.</w:t>
      </w:r>
    </w:p>
    <w:p w14:paraId="4A865F2F" w14:textId="2B85081B" w:rsidR="003D4CE8" w:rsidRDefault="00D41DCE" w:rsidP="00D41DCE">
      <w:pPr>
        <w:spacing w:after="292" w:line="360" w:lineRule="auto"/>
        <w:jc w:val="both"/>
        <w:rPr>
          <w:rFonts w:ascii="Times New Roman" w:hAnsi="Times New Roman" w:cs="Times New Roman"/>
          <w:color w:val="000000" w:themeColor="text1"/>
          <w:sz w:val="24"/>
          <w:szCs w:val="24"/>
        </w:rPr>
      </w:pPr>
      <w:r>
        <w:rPr>
          <w:rFonts w:ascii="Times New Roman" w:hAnsi="Times New Roman"/>
          <w:b/>
          <w:sz w:val="28"/>
          <w:szCs w:val="28"/>
        </w:rPr>
        <w:br w:type="page"/>
      </w:r>
    </w:p>
    <w:p w14:paraId="2DC884EE" w14:textId="5EC5054D" w:rsidR="00A97701" w:rsidRDefault="00A97701" w:rsidP="00A97701">
      <w:pPr>
        <w:spacing w:line="360" w:lineRule="auto"/>
        <w:rPr>
          <w:rFonts w:ascii="Times New Roman" w:hAnsi="Times New Roman" w:cs="Times New Roman"/>
          <w:b/>
          <w:color w:val="000000" w:themeColor="text1"/>
          <w:sz w:val="28"/>
          <w:szCs w:val="28"/>
        </w:rPr>
      </w:pPr>
      <w:r w:rsidRPr="00305269">
        <w:rPr>
          <w:rFonts w:ascii="Times New Roman" w:hAnsi="Times New Roman" w:cs="Times New Roman"/>
          <w:b/>
          <w:color w:val="000000" w:themeColor="text1"/>
          <w:sz w:val="28"/>
          <w:szCs w:val="28"/>
        </w:rPr>
        <w:lastRenderedPageBreak/>
        <w:t>REFERENCES</w:t>
      </w:r>
    </w:p>
    <w:p w14:paraId="34B15A4C" w14:textId="77777777" w:rsidR="001A2F33" w:rsidRDefault="001A2F33" w:rsidP="001A2F33">
      <w:pPr>
        <w:pStyle w:val="NormalWeb"/>
        <w:spacing w:before="0" w:beforeAutospacing="0" w:after="0" w:afterAutospacing="0" w:line="360" w:lineRule="auto"/>
        <w:ind w:left="720" w:hanging="720"/>
        <w:jc w:val="both"/>
      </w:pPr>
      <w:r>
        <w:t xml:space="preserve">Bhandari, P. (2023). Data Collection | Definition, Methods &amp; Examples. </w:t>
      </w:r>
      <w:r>
        <w:rPr>
          <w:i/>
          <w:iCs/>
        </w:rPr>
        <w:t>Scribbr</w:t>
      </w:r>
      <w:r>
        <w:t>. https://www.scribbr.com/methodology/data-collection/</w:t>
      </w:r>
    </w:p>
    <w:p w14:paraId="12E1D7A0" w14:textId="77777777" w:rsidR="001A2F33" w:rsidRDefault="001A2F33" w:rsidP="001A2F33">
      <w:pPr>
        <w:pStyle w:val="NormalWeb"/>
        <w:spacing w:after="0" w:line="360" w:lineRule="auto"/>
        <w:ind w:left="720" w:hanging="720"/>
        <w:jc w:val="both"/>
      </w:pPr>
      <w:r>
        <w:t xml:space="preserve">Fai, L. W., &amp; Audah, L. (2017). In campus location finder using mobile application services. AIP Conference Proceedings, 1883. </w:t>
      </w:r>
      <w:hyperlink r:id="rId33" w:history="1">
        <w:r w:rsidRPr="004727F9">
          <w:rPr>
            <w:rStyle w:val="Hyperlink"/>
          </w:rPr>
          <w:t>https://doi.org/10.1063/1.5002040</w:t>
        </w:r>
      </w:hyperlink>
    </w:p>
    <w:p w14:paraId="7D19C992" w14:textId="77777777" w:rsidR="001A2F33" w:rsidRDefault="001A2F33" w:rsidP="001A2F33">
      <w:pPr>
        <w:pStyle w:val="NormalWeb"/>
        <w:spacing w:before="0" w:beforeAutospacing="0" w:after="0" w:afterAutospacing="0" w:line="360" w:lineRule="auto"/>
        <w:ind w:left="720" w:hanging="720"/>
        <w:jc w:val="both"/>
      </w:pPr>
      <w:r>
        <w:t xml:space="preserve">GeeksforGeeks. (2023). What is System Design  Learn System Design. </w:t>
      </w:r>
      <w:r>
        <w:rPr>
          <w:i/>
          <w:iCs/>
        </w:rPr>
        <w:t>GeeksforGeeks</w:t>
      </w:r>
      <w:r>
        <w:t>. https://www.geeksforgeeks.org/what-is-system-design-learn-system-design/</w:t>
      </w:r>
    </w:p>
    <w:p w14:paraId="6156EBEF" w14:textId="77777777" w:rsidR="001A2F33" w:rsidRDefault="001A2F33" w:rsidP="001A2F33">
      <w:pPr>
        <w:pStyle w:val="NormalWeb"/>
        <w:spacing w:after="0" w:line="360" w:lineRule="auto"/>
        <w:ind w:left="720" w:hanging="720"/>
        <w:jc w:val="both"/>
      </w:pPr>
      <w:r>
        <w:t>Nevon Projects. (2021, August 13). Web-Based Place Finder Using Django Python. https://nevonprojects.com/web-based-place-finder-using-django-and-geodjango/</w:t>
      </w:r>
    </w:p>
    <w:p w14:paraId="5EA62071" w14:textId="77777777" w:rsidR="001A2F33" w:rsidRDefault="001A2F33" w:rsidP="001A2F33">
      <w:pPr>
        <w:pStyle w:val="NormalWeb"/>
        <w:spacing w:after="0" w:line="360" w:lineRule="auto"/>
        <w:ind w:left="720" w:hanging="720"/>
        <w:jc w:val="both"/>
      </w:pPr>
      <w:r>
        <w:t>Nadeeshani, I. H. (2020). On-Road Vehicle Breakdown Assistance. https://doi.org/10.13140/RG.2.2.11833.39521</w:t>
      </w:r>
    </w:p>
    <w:p w14:paraId="2637691E" w14:textId="77777777" w:rsidR="001A2F33" w:rsidRDefault="001A2F33" w:rsidP="001A2F33">
      <w:pPr>
        <w:pStyle w:val="NormalWeb"/>
        <w:spacing w:after="0" w:line="360" w:lineRule="auto"/>
        <w:ind w:left="720" w:hanging="720"/>
        <w:jc w:val="both"/>
      </w:pPr>
      <w:r>
        <w:t>Olufemi, A. N., &amp; Sah, M. (2022). Location Finder Mobile Application Using Android and Google Spreadsheets. In Smart Innovation, Systems and Technologies, 237, 723–736. https://doi.org/10.1007/978-981-16-3637-0_51</w:t>
      </w:r>
    </w:p>
    <w:p w14:paraId="36C8641D" w14:textId="77777777" w:rsidR="001A2F33" w:rsidRDefault="001A2F33" w:rsidP="001A2F33">
      <w:pPr>
        <w:pStyle w:val="NormalWeb"/>
        <w:spacing w:after="0" w:line="360" w:lineRule="auto"/>
        <w:ind w:left="720" w:hanging="720"/>
        <w:jc w:val="both"/>
      </w:pPr>
      <w:r>
        <w:t>Wibowo, K. M., Kanedi, I., &amp; Jumadi, J. (2018). Sistem Informasi Berbasis Web Dengan Php Dan Mysql. J. Media Infotama, 11(1), 51–60.</w:t>
      </w:r>
    </w:p>
    <w:p w14:paraId="40B57990" w14:textId="77777777" w:rsidR="001A2F33" w:rsidRDefault="001A2F33" w:rsidP="001A2F33">
      <w:pPr>
        <w:pStyle w:val="NormalWeb"/>
        <w:spacing w:before="0" w:beforeAutospacing="0" w:after="0" w:afterAutospacing="0" w:line="360" w:lineRule="auto"/>
        <w:ind w:left="720" w:hanging="720"/>
        <w:jc w:val="both"/>
      </w:pPr>
      <w:r>
        <w:t>Wei Chuan, L., Kasim, S., Choon Sen, S., Hassan, R., &amp; Mohd. Ali, N. (2017). Batu Pahat Car Workshops Finder. *International Journal of Innovative Computing, 7*(2). https://doi.org/10.11113/ijic.v7n2.146</w:t>
      </w:r>
    </w:p>
    <w:p w14:paraId="0D0558AA" w14:textId="77777777" w:rsidR="001A2F33" w:rsidRPr="008E47FF" w:rsidRDefault="001A2F33" w:rsidP="001A2F33">
      <w:pPr>
        <w:spacing w:line="360" w:lineRule="auto"/>
        <w:jc w:val="both"/>
        <w:rPr>
          <w:rFonts w:ascii="Times New Roman" w:hAnsi="Times New Roman"/>
          <w:sz w:val="24"/>
          <w:szCs w:val="24"/>
        </w:rPr>
      </w:pPr>
    </w:p>
    <w:p w14:paraId="212732F3" w14:textId="77777777" w:rsidR="001A2F33" w:rsidRDefault="001A2F33" w:rsidP="001A2F33"/>
    <w:p w14:paraId="2DEB3DDF" w14:textId="77777777" w:rsidR="001A2F33" w:rsidRPr="001A2F33" w:rsidRDefault="001A2F33" w:rsidP="00A97701">
      <w:pPr>
        <w:spacing w:line="360" w:lineRule="auto"/>
        <w:rPr>
          <w:rFonts w:ascii="Times New Roman" w:hAnsi="Times New Roman" w:cs="Times New Roman"/>
          <w:bCs/>
          <w:color w:val="000000" w:themeColor="text1"/>
          <w:sz w:val="24"/>
          <w:szCs w:val="24"/>
        </w:rPr>
      </w:pPr>
    </w:p>
    <w:p w14:paraId="47694A8A" w14:textId="77777777" w:rsidR="00A97701" w:rsidRDefault="00A97701">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89C7B1" w14:textId="77777777" w:rsidR="00A97701" w:rsidRPr="003D7380" w:rsidRDefault="00A97701" w:rsidP="00A97701">
      <w:pPr>
        <w:spacing w:line="360" w:lineRule="auto"/>
        <w:rPr>
          <w:rFonts w:ascii="Times New Roman" w:eastAsia="Calibri" w:hAnsi="Times New Roman" w:cs="Times New Roman"/>
          <w:b/>
          <w:bCs/>
          <w:color w:val="000000" w:themeColor="text1"/>
          <w:sz w:val="28"/>
          <w:szCs w:val="28"/>
          <w:lang w:val="en-GB" w:eastAsia="en-GB"/>
        </w:rPr>
      </w:pPr>
      <w:r w:rsidRPr="003D7380">
        <w:rPr>
          <w:rFonts w:ascii="Times New Roman" w:eastAsia="Calibri" w:hAnsi="Times New Roman" w:cs="Times New Roman"/>
          <w:b/>
          <w:bCs/>
          <w:color w:val="000000" w:themeColor="text1"/>
          <w:sz w:val="28"/>
          <w:szCs w:val="28"/>
          <w:lang w:val="en-GB" w:eastAsia="en-GB"/>
        </w:rPr>
        <w:lastRenderedPageBreak/>
        <w:t>APPENDIX</w:t>
      </w:r>
    </w:p>
    <w:p w14:paraId="35BED5A0" w14:textId="746AD15D" w:rsidR="00A97701" w:rsidRPr="003D7380" w:rsidRDefault="001D5043" w:rsidP="00A97701">
      <w:pPr>
        <w:spacing w:line="360" w:lineRule="auto"/>
        <w:rPr>
          <w:rFonts w:ascii="Times New Roman" w:eastAsia="Calibri" w:hAnsi="Times New Roman" w:cs="Times New Roman"/>
          <w:b/>
          <w:bCs/>
          <w:color w:val="000000" w:themeColor="text1"/>
          <w:sz w:val="24"/>
          <w:szCs w:val="24"/>
          <w:lang w:val="en-GB" w:eastAsia="en-GB"/>
        </w:rPr>
      </w:pPr>
      <w:r>
        <w:rPr>
          <w:rFonts w:ascii="Times New Roman" w:eastAsia="Calibri" w:hAnsi="Times New Roman" w:cs="Times New Roman"/>
          <w:b/>
          <w:bCs/>
          <w:color w:val="000000" w:themeColor="text1"/>
          <w:sz w:val="24"/>
          <w:szCs w:val="24"/>
          <w:lang w:val="en-GB" w:eastAsia="en-GB"/>
        </w:rPr>
        <w:t>Views.py</w:t>
      </w:r>
    </w:p>
    <w:p w14:paraId="590F68E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django.shortcuts import render</w:t>
      </w:r>
    </w:p>
    <w:p w14:paraId="3F3924B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 import generics</w:t>
      </w:r>
    </w:p>
    <w:p w14:paraId="0E433BEF"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rest_framework.generics import GenericAPIView</w:t>
      </w:r>
    </w:p>
    <w:p w14:paraId="445EE81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 import status</w:t>
      </w:r>
    </w:p>
    <w:p w14:paraId="07F9760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 import permissions</w:t>
      </w:r>
    </w:p>
    <w:p w14:paraId="083261B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rest_framework.response import Response</w:t>
      </w:r>
    </w:p>
    <w:p w14:paraId="0FDC25B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rest_framework.views import APIView</w:t>
      </w:r>
    </w:p>
    <w:p w14:paraId="0B9EBA37"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django.views import View</w:t>
      </w:r>
    </w:p>
    <w:p w14:paraId="635A8B52"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239FC39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RD_auth.models import RequestMec</w:t>
      </w:r>
    </w:p>
    <w:p w14:paraId="431F9342"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from RD_auth.serializer import *</w:t>
      </w:r>
    </w:p>
    <w:p w14:paraId="2D611A2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013609F7"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Create your views here.</w:t>
      </w:r>
    </w:p>
    <w:p w14:paraId="1129058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RegisterView(generics.CreateAPIView):</w:t>
      </w:r>
    </w:p>
    <w:p w14:paraId="6DC4BEE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2FDC096F"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create an account for the user"""</w:t>
      </w:r>
    </w:p>
    <w:p w14:paraId="2762A60B"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serializer_class = RegisterSerializer</w:t>
      </w:r>
    </w:p>
    <w:p w14:paraId="0E88A8C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[permissions.AllowAny]</w:t>
      </w:r>
    </w:p>
    <w:p w14:paraId="2BBE7C6F"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45B86805"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def create(self, request, *args, **kwargs):</w:t>
      </w:r>
    </w:p>
    <w:p w14:paraId="4E7B5C6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"""Creates a user"""</w:t>
      </w:r>
    </w:p>
    <w:p w14:paraId="6D9504C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super().create(request, *args, **kwargs)</w:t>
      </w:r>
    </w:p>
    <w:p w14:paraId="08E44D7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Response(status=status.HTTP_201_CREATED)</w:t>
      </w:r>
    </w:p>
    <w:p w14:paraId="397B75C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50619CE5"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UserView(generics.RetrieveAPIView):</w:t>
      </w:r>
    </w:p>
    <w:p w14:paraId="4BCCDBFA"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returns a user"""</w:t>
      </w:r>
    </w:p>
    <w:p w14:paraId="0D1FD70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serializer_class = UserSerializer</w:t>
      </w:r>
    </w:p>
    <w:p w14:paraId="198996F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4E705C2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478B9A95"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def get_object(self):</w:t>
      </w:r>
    </w:p>
    <w:p w14:paraId="51B6273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self.request.user</w:t>
      </w:r>
    </w:p>
    <w:p w14:paraId="540C123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6E23DDF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UpdateUserView(generics.UpdateAPIView):</w:t>
      </w:r>
    </w:p>
    <w:p w14:paraId="7107FF1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returns a user"""</w:t>
      </w:r>
    </w:p>
    <w:p w14:paraId="5AD2CB0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serializer_class = EditUserSerializer</w:t>
      </w:r>
    </w:p>
    <w:p w14:paraId="63C3E77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queryset = User.objects.all()</w:t>
      </w:r>
    </w:p>
    <w:p w14:paraId="6D93C035"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58419462"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66E6596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GetMechanicsView(APIView):</w:t>
      </w:r>
    </w:p>
    <w:p w14:paraId="2E01A50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gets all mechanics from a user"""</w:t>
      </w:r>
    </w:p>
    <w:p w14:paraId="1024F61B"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 serializer_class = AllMecSerializers</w:t>
      </w:r>
    </w:p>
    <w:p w14:paraId="7502273F"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6EA899F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552873B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def get(self, request, *args, **kwargs):</w:t>
      </w:r>
    </w:p>
    <w:p w14:paraId="0BEC60F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mechanics = User.objects.filter(is_mec=True, shop_address__isnull=False)</w:t>
      </w:r>
    </w:p>
    <w:p w14:paraId="064FC42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 = AllMecSerializers(mechanics, context={'geo_data':request.data}, many=True)</w:t>
      </w:r>
    </w:p>
    <w:p w14:paraId="3D242A3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ordered_serializer_data = sorted(serializer.data, key=lambda x: x['distance'])</w:t>
      </w:r>
    </w:p>
    <w:p w14:paraId="2F75307E"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Response(ordered_serializer_data)</w:t>
      </w:r>
    </w:p>
    <w:p w14:paraId="3DD20C7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3E342D82"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GetAMecView(generics.RetrieveAPIView):</w:t>
      </w:r>
    </w:p>
    <w:p w14:paraId="72C2A1A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returns a mechanic"""</w:t>
      </w:r>
    </w:p>
    <w:p w14:paraId="2FBF695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serializer_class = AllMecSerializers</w:t>
      </w:r>
    </w:p>
    <w:p w14:paraId="5D381B5F"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4C7EE846"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3BA19A5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def get(self, request, pk):</w:t>
      </w:r>
    </w:p>
    <w:p w14:paraId="41AA3446"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try:</w:t>
      </w:r>
    </w:p>
    <w:p w14:paraId="39A43E44"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mechanic = User.objects.get(user_id=pk)</w:t>
      </w:r>
    </w:p>
    <w:p w14:paraId="6CF59290"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serializers = AllMecSerializers(mechanic, context={'geo_data':request.data})</w:t>
      </w:r>
    </w:p>
    <w:p w14:paraId="240492AE"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Response(serializers.data)</w:t>
      </w:r>
    </w:p>
    <w:p w14:paraId="5E7BD422"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except User.DoesNotExist :</w:t>
      </w:r>
    </w:p>
    <w:p w14:paraId="4F85FBA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Response(status = status.HTTP_400_BAD_REQUEST)</w:t>
      </w:r>
    </w:p>
    <w:p w14:paraId="62145E0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4268385D"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RequestAMecView(generics.CreateAPIView):</w:t>
      </w:r>
    </w:p>
    <w:p w14:paraId="3347315C"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4D3D6DA3"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"""Driver can request for a mec"""</w:t>
      </w:r>
    </w:p>
    <w:p w14:paraId="48A3F08A"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serializer_class = RequestAMecSerializer</w:t>
      </w:r>
    </w:p>
    <w:p w14:paraId="544FAE4E"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0FDECDD1"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718A787B"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class VerifyPendingRequestView(APIView):</w:t>
      </w:r>
    </w:p>
    <w:p w14:paraId="683CF14E"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"""This view verifies if the driver has any pending request"""</w:t>
      </w:r>
    </w:p>
    <w:p w14:paraId="05022976"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permission_classes = (permissions.IsAuthenticated,)</w:t>
      </w:r>
    </w:p>
    <w:p w14:paraId="3EFD4B77"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1644E588"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def get(self, request, *args, **kwargs):</w:t>
      </w:r>
    </w:p>
    <w:p w14:paraId="6C2648F4"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driver_id = request.data</w:t>
      </w:r>
    </w:p>
    <w:p w14:paraId="13C99B7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assistance = RequestMec.objects.filter(approved=False, pending=True, driver_id=driver_id['driver_id'])</w:t>
      </w:r>
    </w:p>
    <w:p w14:paraId="385E3AE9"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if assistance:</w:t>
      </w:r>
    </w:p>
    <w:p w14:paraId="1206E134"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Response(status = status.HTTP_400_BAD_REQUEST)</w:t>
      </w:r>
    </w:p>
    <w:p w14:paraId="2CFA323A"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r w:rsidRPr="001D5043">
        <w:rPr>
          <w:rFonts w:ascii="Times New Roman" w:eastAsia="Times New Roman" w:hAnsi="Times New Roman" w:cs="Times New Roman"/>
          <w:color w:val="000000" w:themeColor="text1"/>
          <w:sz w:val="24"/>
          <w:szCs w:val="24"/>
          <w:lang w:val="en-NG" w:eastAsia="en-NG"/>
        </w:rPr>
        <w:t>        return Response(status = status.HTTP_200_OK)</w:t>
      </w:r>
    </w:p>
    <w:p w14:paraId="1565A69A" w14:textId="77777777" w:rsidR="001D5043" w:rsidRPr="001D5043" w:rsidRDefault="001D5043" w:rsidP="001D5043">
      <w:pPr>
        <w:spacing w:after="0" w:line="270" w:lineRule="atLeast"/>
        <w:rPr>
          <w:rFonts w:ascii="Times New Roman" w:eastAsia="Times New Roman" w:hAnsi="Times New Roman" w:cs="Times New Roman"/>
          <w:color w:val="000000" w:themeColor="text1"/>
          <w:sz w:val="24"/>
          <w:szCs w:val="24"/>
          <w:lang w:val="en-NG" w:eastAsia="en-NG"/>
        </w:rPr>
      </w:pPr>
    </w:p>
    <w:p w14:paraId="46880FD6" w14:textId="77777777" w:rsidR="00A15A0E" w:rsidRDefault="00A15A0E">
      <w:pPr>
        <w:spacing w:after="160" w:line="259" w:lineRule="auto"/>
        <w:rPr>
          <w:rFonts w:ascii="Times New Roman" w:eastAsia="Times New Roman" w:hAnsi="Times New Roman" w:cs="Times New Roman"/>
          <w:b/>
          <w:bCs/>
          <w:color w:val="000000" w:themeColor="text1"/>
          <w:sz w:val="24"/>
          <w:szCs w:val="24"/>
        </w:rPr>
      </w:pPr>
      <w:r>
        <w:rPr>
          <w:b/>
          <w:bCs/>
          <w:color w:val="000000" w:themeColor="text1"/>
        </w:rPr>
        <w:br w:type="page"/>
      </w:r>
    </w:p>
    <w:p w14:paraId="3FD1632C" w14:textId="62E356DC" w:rsidR="00A15A0E" w:rsidRPr="00434390" w:rsidRDefault="00A15A0E" w:rsidP="00A15A0E">
      <w:pPr>
        <w:pStyle w:val="NormalWeb"/>
        <w:spacing w:before="0" w:beforeAutospacing="0" w:after="0" w:afterAutospacing="0" w:line="360" w:lineRule="auto"/>
        <w:jc w:val="both"/>
        <w:rPr>
          <w:b/>
          <w:bCs/>
          <w:color w:val="000000" w:themeColor="text1"/>
        </w:rPr>
      </w:pPr>
      <w:r w:rsidRPr="00434390">
        <w:rPr>
          <w:b/>
          <w:bCs/>
          <w:color w:val="000000" w:themeColor="text1"/>
        </w:rPr>
        <w:lastRenderedPageBreak/>
        <w:t>Main.dart</w:t>
      </w:r>
    </w:p>
    <w:p w14:paraId="4153C13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'package:flutter/material.dart';</w:t>
      </w:r>
    </w:p>
    <w:p w14:paraId="4527436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'package:welcome/controllers/getMecController.dart';</w:t>
      </w:r>
    </w:p>
    <w:p w14:paraId="0E518EA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'package:welcome/controllers/getNearbyMecController.dart';</w:t>
      </w:r>
    </w:p>
    <w:p w14:paraId="69DA540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'package:welcome/controllers/profile_controller.dart';</w:t>
      </w:r>
    </w:p>
    <w:p w14:paraId="77D6E66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'package:welcome/models/nearby_mec.dart';</w:t>
      </w:r>
    </w:p>
    <w:p w14:paraId="0A514D3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'package:welcome/utils/constant.dart';</w:t>
      </w:r>
    </w:p>
    <w:p w14:paraId="6C0CFEF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import 'package:get/get.dart';</w:t>
      </w:r>
    </w:p>
    <w:p w14:paraId="499D3EF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p>
    <w:p w14:paraId="3085544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class DriverHome extends StatefulWidget {</w:t>
      </w:r>
    </w:p>
    <w:p w14:paraId="05FF441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const DriverHome({super.key});</w:t>
      </w:r>
    </w:p>
    <w:p w14:paraId="2CE422D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p>
    <w:p w14:paraId="4718541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@override</w:t>
      </w:r>
    </w:p>
    <w:p w14:paraId="0B5EB79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State&lt;DriverHome&gt; createState() =&gt; _DriverHomeState();</w:t>
      </w:r>
    </w:p>
    <w:p w14:paraId="4BB70A4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w:t>
      </w:r>
    </w:p>
    <w:p w14:paraId="481141F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p>
    <w:p w14:paraId="591D9A1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class _DriverHomeState extends State&lt;DriverHome&gt; {</w:t>
      </w:r>
    </w:p>
    <w:p w14:paraId="5FAC747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ProfileController profileController = Get.put(ProfileController());</w:t>
      </w:r>
    </w:p>
    <w:p w14:paraId="75FDB1F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GetNearbyMecController getNearbyMecController =</w:t>
      </w:r>
    </w:p>
    <w:p w14:paraId="20A1CA78"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Get.put(GetNearbyMecController());</w:t>
      </w:r>
    </w:p>
    <w:p w14:paraId="79E120C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GetMecController getMecController = Get.put(GetMecController());</w:t>
      </w:r>
    </w:p>
    <w:p w14:paraId="4CB4560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p>
    <w:p w14:paraId="3D561B0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@override</w:t>
      </w:r>
    </w:p>
    <w:p w14:paraId="2B586B8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Widget build(BuildContext context) {</w:t>
      </w:r>
    </w:p>
    <w:p w14:paraId="7A2227E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final size = MediaQuery.of(context).size;</w:t>
      </w:r>
    </w:p>
    <w:p w14:paraId="0B60DD0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return WillPopScope(</w:t>
      </w:r>
    </w:p>
    <w:p w14:paraId="1E0BF37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onWillPop: () async {</w:t>
      </w:r>
    </w:p>
    <w:p w14:paraId="4B86FBB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showDialog(</w:t>
      </w:r>
    </w:p>
    <w:p w14:paraId="1474324B"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context: context,</w:t>
      </w:r>
    </w:p>
    <w:p w14:paraId="48BA164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builder: (context) {</w:t>
      </w:r>
    </w:p>
    <w:p w14:paraId="25F6648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return AlertDialog(</w:t>
      </w:r>
    </w:p>
    <w:p w14:paraId="787AB59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title: const Text('Confirm Logout'),</w:t>
      </w:r>
    </w:p>
    <w:p w14:paraId="1694CD4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content: const Text('Are you sure you want to logout?'),</w:t>
      </w:r>
    </w:p>
    <w:p w14:paraId="6592EC0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actions: [</w:t>
      </w:r>
    </w:p>
    <w:p w14:paraId="507602A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TextButton(</w:t>
      </w:r>
    </w:p>
    <w:p w14:paraId="5A51151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onPressed: () {</w:t>
      </w:r>
    </w:p>
    <w:p w14:paraId="73A2EB5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Navigator.pop(context);</w:t>
      </w:r>
    </w:p>
    <w:p w14:paraId="4C2A8C1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174C5BF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const Text('Cancel'),</w:t>
      </w:r>
    </w:p>
    <w:p w14:paraId="676FF86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D98742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TextButton(</w:t>
      </w:r>
    </w:p>
    <w:p w14:paraId="6CAE0BD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onPressed: () async {</w:t>
      </w:r>
    </w:p>
    <w:p w14:paraId="6C08E5A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Navigator.pop(context);</w:t>
      </w:r>
    </w:p>
    <w:p w14:paraId="2C5E706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Get.back();</w:t>
      </w:r>
    </w:p>
    <w:p w14:paraId="3E0B500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5309D4E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const Text('Logout'),</w:t>
      </w:r>
    </w:p>
    <w:p w14:paraId="3B38F91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lastRenderedPageBreak/>
        <w:t>                ),</w:t>
      </w:r>
    </w:p>
    <w:p w14:paraId="13B874B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266190E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07FFD4C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7C92328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0FAA32C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return true;</w:t>
      </w:r>
    </w:p>
    <w:p w14:paraId="0F6AB0F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0B13E82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Scaffold(</w:t>
      </w:r>
    </w:p>
    <w:p w14:paraId="15BE9DC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appBar: AppBar(</w:t>
      </w:r>
    </w:p>
    <w:p w14:paraId="4CB895B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title: const Text(</w:t>
      </w:r>
    </w:p>
    <w:p w14:paraId="6053876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'Dashboard',</w:t>
      </w:r>
    </w:p>
    <w:p w14:paraId="7F7F88E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style: TextStyle(fontWeight: FontWeight.bold, color: kDarkColor),</w:t>
      </w:r>
    </w:p>
    <w:p w14:paraId="5AB344F4"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2A69326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centerTitle: true,</w:t>
      </w:r>
    </w:p>
    <w:p w14:paraId="20BFC3F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 backgroundColor: kWhiteColor,</w:t>
      </w:r>
    </w:p>
    <w:p w14:paraId="77CD515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1AB741F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body: RefreshIndicator(</w:t>
      </w:r>
    </w:p>
    <w:p w14:paraId="0369766C"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onRefresh: () =&gt; getNearbyMecController.getNearbyMechanic(),</w:t>
      </w:r>
    </w:p>
    <w:p w14:paraId="7FF0C5B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SingleChildScrollView(</w:t>
      </w:r>
    </w:p>
    <w:p w14:paraId="52DE6F2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Padding(</w:t>
      </w:r>
    </w:p>
    <w:p w14:paraId="3A59F08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padding: const EdgeInsets.symmetric(horizontal: 20.0, vertical: 20),</w:t>
      </w:r>
    </w:p>
    <w:p w14:paraId="276D0C9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Column(</w:t>
      </w:r>
    </w:p>
    <w:p w14:paraId="1D89A4E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mainAxisAlignment: MainAxisAlignment.start,</w:t>
      </w:r>
    </w:p>
    <w:p w14:paraId="4487D86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crossAxisAlignment: CrossAxisAlignment.start,</w:t>
      </w:r>
    </w:p>
    <w:p w14:paraId="2A86DBB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children: [</w:t>
      </w:r>
    </w:p>
    <w:p w14:paraId="12A8AB18"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Container(</w:t>
      </w:r>
    </w:p>
    <w:p w14:paraId="6BB86B7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height: size.height * .13,</w:t>
      </w:r>
    </w:p>
    <w:p w14:paraId="1D00AE5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width: size.width,</w:t>
      </w:r>
    </w:p>
    <w:p w14:paraId="3E2C48D8"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margin: const EdgeInsets.only(bottom: 10),</w:t>
      </w:r>
    </w:p>
    <w:p w14:paraId="43F3642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decoration: BoxDecoration(</w:t>
      </w:r>
    </w:p>
    <w:p w14:paraId="6B5521C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borderRadius: BorderRadius.circular(15),</w:t>
      </w:r>
    </w:p>
    <w:p w14:paraId="3BFD965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color: kWhiteColor,</w:t>
      </w:r>
    </w:p>
    <w:p w14:paraId="0A7CCF7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boxShadow: const [</w:t>
      </w:r>
    </w:p>
    <w:p w14:paraId="7130A00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BoxShadow(</w:t>
      </w:r>
    </w:p>
    <w:p w14:paraId="7177765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color: kLightColor,</w:t>
      </w:r>
    </w:p>
    <w:p w14:paraId="0F04E7E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blurRadius: 1.0,</w:t>
      </w:r>
    </w:p>
    <w:p w14:paraId="4A41C7E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offset: Offset(1, 3)),</w:t>
      </w:r>
    </w:p>
    <w:p w14:paraId="589F0F8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6924B99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0F0AB2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padding: const EdgeInsets.only(top: 05.0, left: 10),</w:t>
      </w:r>
    </w:p>
    <w:p w14:paraId="6BE1B93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Obx(</w:t>
      </w:r>
    </w:p>
    <w:p w14:paraId="4D8BAE4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 =&gt; profileController.isLoading.value</w:t>
      </w:r>
    </w:p>
    <w:p w14:paraId="02AA9DB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 const Center(child: CircularProgressIndicator())</w:t>
      </w:r>
    </w:p>
    <w:p w14:paraId="66710B8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 Row(</w:t>
      </w:r>
    </w:p>
    <w:p w14:paraId="19D3638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crossAxisAlignment: CrossAxisAlignment.center,</w:t>
      </w:r>
    </w:p>
    <w:p w14:paraId="5D9D1E3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children: [</w:t>
      </w:r>
    </w:p>
    <w:p w14:paraId="6F9CC8F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lastRenderedPageBreak/>
        <w:t>                                Padding(</w:t>
      </w:r>
    </w:p>
    <w:p w14:paraId="6CD7AE2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padding: const EdgeInsets.only(</w:t>
      </w:r>
    </w:p>
    <w:p w14:paraId="294043E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left: 8.0, top: 8, bottom: 8),</w:t>
      </w:r>
    </w:p>
    <w:p w14:paraId="217A41B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CircleAvatar(</w:t>
      </w:r>
    </w:p>
    <w:p w14:paraId="6A3733C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backgroundColor:</w:t>
      </w:r>
    </w:p>
    <w:p w14:paraId="62C9A178"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const Color.fromARGB(255, 228, 236, 230),</w:t>
      </w:r>
    </w:p>
    <w:p w14:paraId="6C446C6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maxRadius: 50,</w:t>
      </w:r>
    </w:p>
    <w:p w14:paraId="1800B11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minRadius: 50,</w:t>
      </w:r>
    </w:p>
    <w:p w14:paraId="6D97C12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ClipOval(</w:t>
      </w:r>
    </w:p>
    <w:p w14:paraId="71DA25F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Image.memory(</w:t>
      </w:r>
    </w:p>
    <w:p w14:paraId="58F09B4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profileController.userProfile!.image,</w:t>
      </w:r>
    </w:p>
    <w:p w14:paraId="2180CA9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height: 70,</w:t>
      </w:r>
    </w:p>
    <w:p w14:paraId="64E871EB"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width: 70,</w:t>
      </w:r>
    </w:p>
    <w:p w14:paraId="446742A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fit: BoxFit.cover,</w:t>
      </w:r>
    </w:p>
    <w:p w14:paraId="4873D07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 alignment: Alignment.topRight,</w:t>
      </w:r>
    </w:p>
    <w:p w14:paraId="1E102A23"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6D2D453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7CC4901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1BD9999B"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05E6868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const SizedBox(</w:t>
      </w:r>
    </w:p>
    <w:p w14:paraId="77C3E43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width: 15,</w:t>
      </w:r>
    </w:p>
    <w:p w14:paraId="3117503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666D7BB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Text(</w:t>
      </w:r>
    </w:p>
    <w:p w14:paraId="1130E41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profileController.userProfile!.name,</w:t>
      </w:r>
    </w:p>
    <w:p w14:paraId="1BAC204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softWrap: true,</w:t>
      </w:r>
    </w:p>
    <w:p w14:paraId="355FF5C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style: const TextStyle(</w:t>
      </w:r>
    </w:p>
    <w:p w14:paraId="3D658C6B"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fontSize: 22,</w:t>
      </w:r>
    </w:p>
    <w:p w14:paraId="7BC8C1A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fontFamily: 'Schyuler',</w:t>
      </w:r>
    </w:p>
    <w:p w14:paraId="5FB938BE"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fontWeight: FontWeight.bold),</w:t>
      </w:r>
    </w:p>
    <w:p w14:paraId="5FC2C99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EBC3CE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267A7491"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2D6AD0D"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0B9A569"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2D0B973F"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const Padding(</w:t>
      </w:r>
    </w:p>
    <w:p w14:paraId="30B60728"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padding: EdgeInsets.symmetric(vertical: 20.0),</w:t>
      </w:r>
    </w:p>
    <w:p w14:paraId="523D570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child: Text(</w:t>
      </w:r>
    </w:p>
    <w:p w14:paraId="163FBA86"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'Nearby Mechanics',</w:t>
      </w:r>
    </w:p>
    <w:p w14:paraId="25E37582"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style: TextStyle(</w:t>
      </w:r>
    </w:p>
    <w:p w14:paraId="221FB30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fontSize: 18.0,</w:t>
      </w:r>
    </w:p>
    <w:p w14:paraId="3522D860"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fontFamily: 'Schuyler',</w:t>
      </w:r>
    </w:p>
    <w:p w14:paraId="14D39865"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fontWeight: FontWeight.bold,</w:t>
      </w:r>
    </w:p>
    <w:p w14:paraId="148A130A"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color: kDarkColor,</w:t>
      </w:r>
    </w:p>
    <w:p w14:paraId="100930E4"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BA54E87" w14:textId="77777777" w:rsidR="00A15A0E" w:rsidRPr="00A15A0E" w:rsidRDefault="00A15A0E" w:rsidP="00A15A0E">
      <w:pPr>
        <w:spacing w:after="0" w:line="270" w:lineRule="atLeast"/>
        <w:rPr>
          <w:rFonts w:ascii="Times New Roman" w:eastAsia="Times New Roman" w:hAnsi="Times New Roman" w:cs="Times New Roman"/>
          <w:color w:val="000000" w:themeColor="text1"/>
          <w:sz w:val="24"/>
          <w:szCs w:val="24"/>
          <w:lang w:val="en-NG" w:eastAsia="en-NG"/>
        </w:rPr>
      </w:pPr>
      <w:r w:rsidRPr="00A15A0E">
        <w:rPr>
          <w:rFonts w:ascii="Times New Roman" w:eastAsia="Times New Roman" w:hAnsi="Times New Roman" w:cs="Times New Roman"/>
          <w:color w:val="000000" w:themeColor="text1"/>
          <w:sz w:val="24"/>
          <w:szCs w:val="24"/>
          <w:lang w:val="en-NG" w:eastAsia="en-NG"/>
        </w:rPr>
        <w:t>                    ),</w:t>
      </w:r>
    </w:p>
    <w:p w14:paraId="4B868BFE" w14:textId="47634114" w:rsidR="003D4CE8" w:rsidRDefault="00A15A0E" w:rsidP="00A15A0E">
      <w:pPr>
        <w:spacing w:after="0" w:line="270" w:lineRule="atLeast"/>
        <w:rPr>
          <w:rFonts w:ascii="Times New Roman" w:hAnsi="Times New Roman" w:cs="Times New Roman"/>
          <w:b/>
          <w:color w:val="000000" w:themeColor="text1"/>
          <w:sz w:val="24"/>
          <w:szCs w:val="24"/>
        </w:rPr>
      </w:pPr>
      <w:r w:rsidRPr="00A15A0E">
        <w:rPr>
          <w:rFonts w:ascii="Times New Roman" w:eastAsia="Times New Roman" w:hAnsi="Times New Roman" w:cs="Times New Roman"/>
          <w:color w:val="000000" w:themeColor="text1"/>
          <w:sz w:val="24"/>
          <w:szCs w:val="24"/>
          <w:lang w:val="en-NG" w:eastAsia="en-NG"/>
        </w:rPr>
        <w:t>                  }</w:t>
      </w:r>
    </w:p>
    <w:sectPr w:rsidR="003D4CE8">
      <w:footerReference w:type="default" r:id="rId3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BUBAKAR BALARABE" w:date="2023-08-22T16:04:00Z" w:initials="AB">
    <w:p w14:paraId="39589918" w14:textId="550F6518" w:rsidR="00B776F2" w:rsidRDefault="00B776F2">
      <w:pPr>
        <w:pStyle w:val="CommentText"/>
      </w:pPr>
      <w:r>
        <w:rPr>
          <w:rStyle w:val="CommentReference"/>
        </w:rPr>
        <w:annotationRef/>
      </w:r>
      <w:r>
        <w:t>Use APA 7 referencing style in all your work</w:t>
      </w:r>
    </w:p>
  </w:comment>
  <w:comment w:id="1" w:author="ABUBAKAR BALARABE" w:date="2023-08-22T16:06:00Z" w:initials="AB">
    <w:p w14:paraId="2BC17BD9" w14:textId="2775BF0E" w:rsidR="00B776F2" w:rsidRDefault="00B776F2">
      <w:pPr>
        <w:pStyle w:val="CommentText"/>
      </w:pPr>
      <w:r>
        <w:rPr>
          <w:rStyle w:val="CommentReference"/>
        </w:rPr>
        <w:annotationRef/>
      </w:r>
      <w:r>
        <w:t>Remove one of the citation since is the same author</w:t>
      </w:r>
    </w:p>
  </w:comment>
  <w:comment w:id="2" w:author="ABUBAKAR BALARABE" w:date="2023-08-22T16:07:00Z" w:initials="AB">
    <w:p w14:paraId="1E39AE08" w14:textId="270AD3BA" w:rsidR="00B776F2" w:rsidRDefault="00B776F2">
      <w:pPr>
        <w:pStyle w:val="CommentText"/>
      </w:pPr>
      <w:r>
        <w:rPr>
          <w:rStyle w:val="CommentReference"/>
        </w:rPr>
        <w:annotationRef/>
      </w:r>
      <w:r>
        <w:t>Use APA 7 referencing style in all your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589918" w15:done="0"/>
  <w15:commentEx w15:paraId="2BC17BD9" w15:done="0"/>
  <w15:commentEx w15:paraId="1E39AE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589918" w16cid:durableId="288F5B1F"/>
  <w16cid:commentId w16cid:paraId="2BC17BD9" w16cid:durableId="288F5B6D"/>
  <w16cid:commentId w16cid:paraId="1E39AE08" w16cid:durableId="288F5B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9446" w14:textId="77777777" w:rsidR="009D53AF" w:rsidRDefault="009D53AF" w:rsidP="00C711B1">
      <w:pPr>
        <w:spacing w:after="0" w:line="240" w:lineRule="auto"/>
      </w:pPr>
      <w:r>
        <w:separator/>
      </w:r>
    </w:p>
  </w:endnote>
  <w:endnote w:type="continuationSeparator" w:id="0">
    <w:p w14:paraId="4426C730" w14:textId="77777777" w:rsidR="009D53AF" w:rsidRDefault="009D53AF" w:rsidP="00C7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30959"/>
      <w:docPartObj>
        <w:docPartGallery w:val="Page Numbers (Bottom of Page)"/>
        <w:docPartUnique/>
      </w:docPartObj>
    </w:sdtPr>
    <w:sdtEndPr>
      <w:rPr>
        <w:noProof/>
      </w:rPr>
    </w:sdtEndPr>
    <w:sdtContent>
      <w:p w14:paraId="2E900519" w14:textId="0DF47AE7" w:rsidR="00B776F2" w:rsidRDefault="00B77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06B593" w14:textId="77777777" w:rsidR="00B776F2" w:rsidRDefault="00B77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BF699" w14:textId="77777777" w:rsidR="009D53AF" w:rsidRDefault="009D53AF" w:rsidP="00C711B1">
      <w:pPr>
        <w:spacing w:after="0" w:line="240" w:lineRule="auto"/>
      </w:pPr>
      <w:r>
        <w:separator/>
      </w:r>
    </w:p>
  </w:footnote>
  <w:footnote w:type="continuationSeparator" w:id="0">
    <w:p w14:paraId="6015F375" w14:textId="77777777" w:rsidR="009D53AF" w:rsidRDefault="009D53AF" w:rsidP="00C7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7345C"/>
    <w:multiLevelType w:val="hybridMultilevel"/>
    <w:tmpl w:val="200269F6"/>
    <w:lvl w:ilvl="0" w:tplc="933E3E94">
      <w:start w:val="1"/>
      <w:numFmt w:val="decimal"/>
      <w:lvlText w:val="%1."/>
      <w:lvlJc w:val="left"/>
      <w:pPr>
        <w:ind w:left="720" w:hanging="360"/>
      </w:pPr>
      <w:rPr>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3486B99"/>
    <w:multiLevelType w:val="hybridMultilevel"/>
    <w:tmpl w:val="4FEA57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C1720"/>
    <w:multiLevelType w:val="hybridMultilevel"/>
    <w:tmpl w:val="9F62D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9FC03AC"/>
    <w:multiLevelType w:val="hybridMultilevel"/>
    <w:tmpl w:val="37E0096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B28271E"/>
    <w:multiLevelType w:val="hybridMultilevel"/>
    <w:tmpl w:val="BC0ED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C0BB1"/>
    <w:multiLevelType w:val="hybridMultilevel"/>
    <w:tmpl w:val="9306F9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35EA1"/>
    <w:multiLevelType w:val="hybridMultilevel"/>
    <w:tmpl w:val="DAD484BE"/>
    <w:lvl w:ilvl="0" w:tplc="E25EEB9A">
      <w:start w:val="1"/>
      <w:numFmt w:val="lowerLetter"/>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85E12BB"/>
    <w:multiLevelType w:val="hybridMultilevel"/>
    <w:tmpl w:val="68A4D38E"/>
    <w:lvl w:ilvl="0" w:tplc="7D525886">
      <w:start w:val="1"/>
      <w:numFmt w:val="lowerRoman"/>
      <w:lvlText w:val="%1."/>
      <w:lvlJc w:val="left"/>
      <w:pPr>
        <w:ind w:left="810" w:hanging="360"/>
      </w:pPr>
      <w:rPr>
        <w:rFonts w:hint="default"/>
      </w:rPr>
    </w:lvl>
    <w:lvl w:ilvl="1" w:tplc="0C000019" w:tentative="1">
      <w:start w:val="1"/>
      <w:numFmt w:val="lowerLetter"/>
      <w:lvlText w:val="%2."/>
      <w:lvlJc w:val="left"/>
      <w:pPr>
        <w:ind w:left="1530" w:hanging="360"/>
      </w:pPr>
    </w:lvl>
    <w:lvl w:ilvl="2" w:tplc="0C00001B" w:tentative="1">
      <w:start w:val="1"/>
      <w:numFmt w:val="lowerRoman"/>
      <w:lvlText w:val="%3."/>
      <w:lvlJc w:val="right"/>
      <w:pPr>
        <w:ind w:left="2250" w:hanging="180"/>
      </w:pPr>
    </w:lvl>
    <w:lvl w:ilvl="3" w:tplc="0C00000F" w:tentative="1">
      <w:start w:val="1"/>
      <w:numFmt w:val="decimal"/>
      <w:lvlText w:val="%4."/>
      <w:lvlJc w:val="left"/>
      <w:pPr>
        <w:ind w:left="2970" w:hanging="360"/>
      </w:pPr>
    </w:lvl>
    <w:lvl w:ilvl="4" w:tplc="0C000019" w:tentative="1">
      <w:start w:val="1"/>
      <w:numFmt w:val="lowerLetter"/>
      <w:lvlText w:val="%5."/>
      <w:lvlJc w:val="left"/>
      <w:pPr>
        <w:ind w:left="3690" w:hanging="360"/>
      </w:pPr>
    </w:lvl>
    <w:lvl w:ilvl="5" w:tplc="0C00001B" w:tentative="1">
      <w:start w:val="1"/>
      <w:numFmt w:val="lowerRoman"/>
      <w:lvlText w:val="%6."/>
      <w:lvlJc w:val="right"/>
      <w:pPr>
        <w:ind w:left="4410" w:hanging="180"/>
      </w:pPr>
    </w:lvl>
    <w:lvl w:ilvl="6" w:tplc="0C00000F" w:tentative="1">
      <w:start w:val="1"/>
      <w:numFmt w:val="decimal"/>
      <w:lvlText w:val="%7."/>
      <w:lvlJc w:val="left"/>
      <w:pPr>
        <w:ind w:left="5130" w:hanging="360"/>
      </w:pPr>
    </w:lvl>
    <w:lvl w:ilvl="7" w:tplc="0C000019" w:tentative="1">
      <w:start w:val="1"/>
      <w:numFmt w:val="lowerLetter"/>
      <w:lvlText w:val="%8."/>
      <w:lvlJc w:val="left"/>
      <w:pPr>
        <w:ind w:left="5850" w:hanging="360"/>
      </w:pPr>
    </w:lvl>
    <w:lvl w:ilvl="8" w:tplc="0C00001B" w:tentative="1">
      <w:start w:val="1"/>
      <w:numFmt w:val="lowerRoman"/>
      <w:lvlText w:val="%9."/>
      <w:lvlJc w:val="right"/>
      <w:pPr>
        <w:ind w:left="6570" w:hanging="180"/>
      </w:pPr>
    </w:lvl>
  </w:abstractNum>
  <w:abstractNum w:abstractNumId="10" w15:restartNumberingAfterBreak="0">
    <w:nsid w:val="49D66BE7"/>
    <w:multiLevelType w:val="hybridMultilevel"/>
    <w:tmpl w:val="726646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AF42D1E"/>
    <w:multiLevelType w:val="hybridMultilevel"/>
    <w:tmpl w:val="33A83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B122611"/>
    <w:multiLevelType w:val="hybridMultilevel"/>
    <w:tmpl w:val="4C68BF26"/>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4BF70A6A"/>
    <w:multiLevelType w:val="hybridMultilevel"/>
    <w:tmpl w:val="8A2AE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DD36639"/>
    <w:multiLevelType w:val="hybridMultilevel"/>
    <w:tmpl w:val="E26841A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501153DD"/>
    <w:multiLevelType w:val="hybridMultilevel"/>
    <w:tmpl w:val="F2EE443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5C00271C"/>
    <w:multiLevelType w:val="hybridMultilevel"/>
    <w:tmpl w:val="44C806FA"/>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6EB744A1"/>
    <w:multiLevelType w:val="multilevel"/>
    <w:tmpl w:val="5490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F3352D"/>
    <w:multiLevelType w:val="hybridMultilevel"/>
    <w:tmpl w:val="0C6CFE6C"/>
    <w:lvl w:ilvl="0" w:tplc="A238CD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C5DD8"/>
    <w:multiLevelType w:val="multilevel"/>
    <w:tmpl w:val="F0C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224AF8"/>
    <w:multiLevelType w:val="hybridMultilevel"/>
    <w:tmpl w:val="DB8C4696"/>
    <w:lvl w:ilvl="0" w:tplc="36E678E6">
      <w:start w:val="1"/>
      <w:numFmt w:val="lowerRoman"/>
      <w:lvlText w:val="%1."/>
      <w:lvlJc w:val="righ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643024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049403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361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09158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3101686">
    <w:abstractNumId w:val="3"/>
  </w:num>
  <w:num w:numId="6" w16cid:durableId="1636637649">
    <w:abstractNumId w:val="0"/>
  </w:num>
  <w:num w:numId="7" w16cid:durableId="1748455558">
    <w:abstractNumId w:val="14"/>
  </w:num>
  <w:num w:numId="8" w16cid:durableId="1612972887">
    <w:abstractNumId w:val="20"/>
  </w:num>
  <w:num w:numId="9" w16cid:durableId="1771774758">
    <w:abstractNumId w:val="19"/>
  </w:num>
  <w:num w:numId="10" w16cid:durableId="1208565501">
    <w:abstractNumId w:val="17"/>
  </w:num>
  <w:num w:numId="11" w16cid:durableId="782000682">
    <w:abstractNumId w:val="6"/>
  </w:num>
  <w:num w:numId="12" w16cid:durableId="647713703">
    <w:abstractNumId w:val="12"/>
  </w:num>
  <w:num w:numId="13" w16cid:durableId="633221194">
    <w:abstractNumId w:val="16"/>
  </w:num>
  <w:num w:numId="14" w16cid:durableId="416484113">
    <w:abstractNumId w:val="8"/>
  </w:num>
  <w:num w:numId="15" w16cid:durableId="369838630">
    <w:abstractNumId w:val="2"/>
  </w:num>
  <w:num w:numId="16" w16cid:durableId="85276976">
    <w:abstractNumId w:val="5"/>
  </w:num>
  <w:num w:numId="17" w16cid:durableId="190340752">
    <w:abstractNumId w:val="1"/>
  </w:num>
  <w:num w:numId="18" w16cid:durableId="703671142">
    <w:abstractNumId w:val="18"/>
  </w:num>
  <w:num w:numId="19" w16cid:durableId="866452927">
    <w:abstractNumId w:val="7"/>
  </w:num>
  <w:num w:numId="20" w16cid:durableId="1375423521">
    <w:abstractNumId w:val="15"/>
  </w:num>
  <w:num w:numId="21" w16cid:durableId="197054899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UBAKAR BALARABE">
    <w15:presenceInfo w15:providerId="Windows Live" w15:userId="6c3bd983d917b293"/>
  </w15:person>
  <w15:person w15:author="Richard Emmanuel">
    <w15:presenceInfo w15:providerId="Windows Live" w15:userId="0e5fd24a1a075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8A"/>
    <w:rsid w:val="00003972"/>
    <w:rsid w:val="000110FF"/>
    <w:rsid w:val="000122FD"/>
    <w:rsid w:val="0001615A"/>
    <w:rsid w:val="0002642B"/>
    <w:rsid w:val="000534B2"/>
    <w:rsid w:val="00064931"/>
    <w:rsid w:val="00064ADC"/>
    <w:rsid w:val="0008236C"/>
    <w:rsid w:val="00094E7A"/>
    <w:rsid w:val="000A2800"/>
    <w:rsid w:val="000A503F"/>
    <w:rsid w:val="000C33FF"/>
    <w:rsid w:val="000C66BE"/>
    <w:rsid w:val="000D2DFF"/>
    <w:rsid w:val="000D6DDF"/>
    <w:rsid w:val="000E2BBD"/>
    <w:rsid w:val="000E5819"/>
    <w:rsid w:val="00110D14"/>
    <w:rsid w:val="00112014"/>
    <w:rsid w:val="00112A5B"/>
    <w:rsid w:val="00130E72"/>
    <w:rsid w:val="0013205D"/>
    <w:rsid w:val="0013228C"/>
    <w:rsid w:val="001360C6"/>
    <w:rsid w:val="00146D62"/>
    <w:rsid w:val="00164E7D"/>
    <w:rsid w:val="00172423"/>
    <w:rsid w:val="001839F9"/>
    <w:rsid w:val="001A2F33"/>
    <w:rsid w:val="001B0328"/>
    <w:rsid w:val="001B3201"/>
    <w:rsid w:val="001B7F24"/>
    <w:rsid w:val="001C123E"/>
    <w:rsid w:val="001D0DAF"/>
    <w:rsid w:val="001D5043"/>
    <w:rsid w:val="001F2D0B"/>
    <w:rsid w:val="001F35A8"/>
    <w:rsid w:val="001F38BE"/>
    <w:rsid w:val="001F79E9"/>
    <w:rsid w:val="00212296"/>
    <w:rsid w:val="002249A8"/>
    <w:rsid w:val="00237F97"/>
    <w:rsid w:val="0024431E"/>
    <w:rsid w:val="002444E5"/>
    <w:rsid w:val="00292858"/>
    <w:rsid w:val="002A1A46"/>
    <w:rsid w:val="002A6707"/>
    <w:rsid w:val="002B1DDD"/>
    <w:rsid w:val="002D6215"/>
    <w:rsid w:val="002D74BD"/>
    <w:rsid w:val="002F700A"/>
    <w:rsid w:val="00300A1A"/>
    <w:rsid w:val="00300C54"/>
    <w:rsid w:val="003015F0"/>
    <w:rsid w:val="003023D9"/>
    <w:rsid w:val="0030389B"/>
    <w:rsid w:val="003317F1"/>
    <w:rsid w:val="0033253B"/>
    <w:rsid w:val="0034391B"/>
    <w:rsid w:val="003543E4"/>
    <w:rsid w:val="00361126"/>
    <w:rsid w:val="003613A7"/>
    <w:rsid w:val="00386C73"/>
    <w:rsid w:val="00386FB0"/>
    <w:rsid w:val="00390F6B"/>
    <w:rsid w:val="00391508"/>
    <w:rsid w:val="003919FE"/>
    <w:rsid w:val="003A4807"/>
    <w:rsid w:val="003B5167"/>
    <w:rsid w:val="003C573C"/>
    <w:rsid w:val="003C6AF9"/>
    <w:rsid w:val="003D4CE8"/>
    <w:rsid w:val="003D79DF"/>
    <w:rsid w:val="003F11E7"/>
    <w:rsid w:val="003F5A4B"/>
    <w:rsid w:val="004036A3"/>
    <w:rsid w:val="0040586D"/>
    <w:rsid w:val="0041666C"/>
    <w:rsid w:val="00431BF3"/>
    <w:rsid w:val="004378A1"/>
    <w:rsid w:val="00446588"/>
    <w:rsid w:val="004504D9"/>
    <w:rsid w:val="00465670"/>
    <w:rsid w:val="00493909"/>
    <w:rsid w:val="004939CE"/>
    <w:rsid w:val="004B2CC3"/>
    <w:rsid w:val="004C03F5"/>
    <w:rsid w:val="004C234F"/>
    <w:rsid w:val="004D38B2"/>
    <w:rsid w:val="004F0354"/>
    <w:rsid w:val="00502AC7"/>
    <w:rsid w:val="00503E45"/>
    <w:rsid w:val="005047E7"/>
    <w:rsid w:val="0051042B"/>
    <w:rsid w:val="00522520"/>
    <w:rsid w:val="0053233A"/>
    <w:rsid w:val="005541DB"/>
    <w:rsid w:val="005744D6"/>
    <w:rsid w:val="00584A33"/>
    <w:rsid w:val="005A29B0"/>
    <w:rsid w:val="005A3076"/>
    <w:rsid w:val="005B4CA5"/>
    <w:rsid w:val="005E49FF"/>
    <w:rsid w:val="005E6520"/>
    <w:rsid w:val="006127D1"/>
    <w:rsid w:val="006250F7"/>
    <w:rsid w:val="00630246"/>
    <w:rsid w:val="00637E36"/>
    <w:rsid w:val="0064697E"/>
    <w:rsid w:val="006550AD"/>
    <w:rsid w:val="00660604"/>
    <w:rsid w:val="0066312D"/>
    <w:rsid w:val="00676C63"/>
    <w:rsid w:val="006809F3"/>
    <w:rsid w:val="006856C1"/>
    <w:rsid w:val="0069736B"/>
    <w:rsid w:val="006A520E"/>
    <w:rsid w:val="006A5B5C"/>
    <w:rsid w:val="006A6E5B"/>
    <w:rsid w:val="006C2AA1"/>
    <w:rsid w:val="00703974"/>
    <w:rsid w:val="00706186"/>
    <w:rsid w:val="00716784"/>
    <w:rsid w:val="007329A5"/>
    <w:rsid w:val="00732B66"/>
    <w:rsid w:val="00733615"/>
    <w:rsid w:val="007434EF"/>
    <w:rsid w:val="007522C3"/>
    <w:rsid w:val="007544B3"/>
    <w:rsid w:val="007628DF"/>
    <w:rsid w:val="007657E1"/>
    <w:rsid w:val="007772F2"/>
    <w:rsid w:val="00780E83"/>
    <w:rsid w:val="00780F0F"/>
    <w:rsid w:val="007816F0"/>
    <w:rsid w:val="0078184D"/>
    <w:rsid w:val="0078789A"/>
    <w:rsid w:val="0079237E"/>
    <w:rsid w:val="007A0DC4"/>
    <w:rsid w:val="007F3226"/>
    <w:rsid w:val="00800B3E"/>
    <w:rsid w:val="008163BE"/>
    <w:rsid w:val="008235A2"/>
    <w:rsid w:val="008261DC"/>
    <w:rsid w:val="00837855"/>
    <w:rsid w:val="00841E5E"/>
    <w:rsid w:val="008605C3"/>
    <w:rsid w:val="008646F3"/>
    <w:rsid w:val="008679C9"/>
    <w:rsid w:val="00871493"/>
    <w:rsid w:val="00881098"/>
    <w:rsid w:val="00891C6A"/>
    <w:rsid w:val="008927D7"/>
    <w:rsid w:val="008B02FC"/>
    <w:rsid w:val="008C4959"/>
    <w:rsid w:val="008D1C3C"/>
    <w:rsid w:val="008D331D"/>
    <w:rsid w:val="008D5E56"/>
    <w:rsid w:val="008F7E8D"/>
    <w:rsid w:val="009009F9"/>
    <w:rsid w:val="00912D93"/>
    <w:rsid w:val="00916750"/>
    <w:rsid w:val="0092319D"/>
    <w:rsid w:val="0092571B"/>
    <w:rsid w:val="00925829"/>
    <w:rsid w:val="00931A42"/>
    <w:rsid w:val="00943FB0"/>
    <w:rsid w:val="00945829"/>
    <w:rsid w:val="009458C1"/>
    <w:rsid w:val="009636AC"/>
    <w:rsid w:val="00967A2E"/>
    <w:rsid w:val="00970264"/>
    <w:rsid w:val="009753BD"/>
    <w:rsid w:val="00975CDD"/>
    <w:rsid w:val="00980F67"/>
    <w:rsid w:val="00983FE9"/>
    <w:rsid w:val="00985B64"/>
    <w:rsid w:val="0099731E"/>
    <w:rsid w:val="009C233A"/>
    <w:rsid w:val="009C6C41"/>
    <w:rsid w:val="009D53AF"/>
    <w:rsid w:val="009D745D"/>
    <w:rsid w:val="009E6D56"/>
    <w:rsid w:val="009F1463"/>
    <w:rsid w:val="00A062DB"/>
    <w:rsid w:val="00A15A0E"/>
    <w:rsid w:val="00A23912"/>
    <w:rsid w:val="00A326EB"/>
    <w:rsid w:val="00A339D5"/>
    <w:rsid w:val="00A46F93"/>
    <w:rsid w:val="00A47CFA"/>
    <w:rsid w:val="00A6253B"/>
    <w:rsid w:val="00A70C60"/>
    <w:rsid w:val="00A723A4"/>
    <w:rsid w:val="00A74846"/>
    <w:rsid w:val="00A818E3"/>
    <w:rsid w:val="00A906CF"/>
    <w:rsid w:val="00A97701"/>
    <w:rsid w:val="00AA17B8"/>
    <w:rsid w:val="00AA2287"/>
    <w:rsid w:val="00AA5189"/>
    <w:rsid w:val="00AB536A"/>
    <w:rsid w:val="00AC0ED1"/>
    <w:rsid w:val="00AC4A9D"/>
    <w:rsid w:val="00AE03C5"/>
    <w:rsid w:val="00B070D0"/>
    <w:rsid w:val="00B07511"/>
    <w:rsid w:val="00B16793"/>
    <w:rsid w:val="00B32CE4"/>
    <w:rsid w:val="00B5332C"/>
    <w:rsid w:val="00B61FDE"/>
    <w:rsid w:val="00B62923"/>
    <w:rsid w:val="00B776F2"/>
    <w:rsid w:val="00B91DA8"/>
    <w:rsid w:val="00BA0593"/>
    <w:rsid w:val="00BB38CA"/>
    <w:rsid w:val="00BC1611"/>
    <w:rsid w:val="00BD38E0"/>
    <w:rsid w:val="00BE0135"/>
    <w:rsid w:val="00BE0913"/>
    <w:rsid w:val="00BE45D0"/>
    <w:rsid w:val="00C02E01"/>
    <w:rsid w:val="00C04796"/>
    <w:rsid w:val="00C102D3"/>
    <w:rsid w:val="00C133A4"/>
    <w:rsid w:val="00C24A3A"/>
    <w:rsid w:val="00C51D4E"/>
    <w:rsid w:val="00C60999"/>
    <w:rsid w:val="00C60FE2"/>
    <w:rsid w:val="00C678EC"/>
    <w:rsid w:val="00C711B1"/>
    <w:rsid w:val="00C766BD"/>
    <w:rsid w:val="00C91AC6"/>
    <w:rsid w:val="00CA69D4"/>
    <w:rsid w:val="00CB16EE"/>
    <w:rsid w:val="00CD57F2"/>
    <w:rsid w:val="00D10173"/>
    <w:rsid w:val="00D1126B"/>
    <w:rsid w:val="00D23278"/>
    <w:rsid w:val="00D30B77"/>
    <w:rsid w:val="00D33278"/>
    <w:rsid w:val="00D40351"/>
    <w:rsid w:val="00D41DCE"/>
    <w:rsid w:val="00D602AD"/>
    <w:rsid w:val="00D67A70"/>
    <w:rsid w:val="00D808E3"/>
    <w:rsid w:val="00D83AE6"/>
    <w:rsid w:val="00D84F39"/>
    <w:rsid w:val="00D9379C"/>
    <w:rsid w:val="00D94A37"/>
    <w:rsid w:val="00DA07DD"/>
    <w:rsid w:val="00DA3CB2"/>
    <w:rsid w:val="00DC6CBE"/>
    <w:rsid w:val="00DD43A6"/>
    <w:rsid w:val="00DE0147"/>
    <w:rsid w:val="00DE0A4D"/>
    <w:rsid w:val="00DE4925"/>
    <w:rsid w:val="00DF5F51"/>
    <w:rsid w:val="00E20988"/>
    <w:rsid w:val="00E32F7F"/>
    <w:rsid w:val="00E353C4"/>
    <w:rsid w:val="00E47E38"/>
    <w:rsid w:val="00E6138D"/>
    <w:rsid w:val="00E8167A"/>
    <w:rsid w:val="00E83E6F"/>
    <w:rsid w:val="00E94100"/>
    <w:rsid w:val="00EB0E63"/>
    <w:rsid w:val="00EB3F40"/>
    <w:rsid w:val="00EB4751"/>
    <w:rsid w:val="00EB5EA8"/>
    <w:rsid w:val="00EE7331"/>
    <w:rsid w:val="00F01612"/>
    <w:rsid w:val="00F216B0"/>
    <w:rsid w:val="00F24D5D"/>
    <w:rsid w:val="00F26EE2"/>
    <w:rsid w:val="00F409D8"/>
    <w:rsid w:val="00F4388A"/>
    <w:rsid w:val="00F56CA9"/>
    <w:rsid w:val="00F643D8"/>
    <w:rsid w:val="00F64495"/>
    <w:rsid w:val="00F660CD"/>
    <w:rsid w:val="00F709DC"/>
    <w:rsid w:val="00F80214"/>
    <w:rsid w:val="00F90495"/>
    <w:rsid w:val="00F913A4"/>
    <w:rsid w:val="00FA0B8D"/>
    <w:rsid w:val="00FA4C98"/>
    <w:rsid w:val="00FB1E08"/>
    <w:rsid w:val="00FD1573"/>
    <w:rsid w:val="00FF17C1"/>
    <w:rsid w:val="00FF2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178FD"/>
  <w15:chartTrackingRefBased/>
  <w15:docId w15:val="{5626D836-9EB2-49D4-BB6A-0DB296C29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E83"/>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88A"/>
    <w:pPr>
      <w:ind w:left="720"/>
      <w:contextualSpacing/>
    </w:pPr>
  </w:style>
  <w:style w:type="paragraph" w:styleId="NormalWeb">
    <w:name w:val="Normal (Web)"/>
    <w:basedOn w:val="Normal"/>
    <w:uiPriority w:val="99"/>
    <w:unhideWhenUsed/>
    <w:rsid w:val="00DA3C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A3CB2"/>
    <w:pPr>
      <w:autoSpaceDE w:val="0"/>
      <w:autoSpaceDN w:val="0"/>
      <w:adjustRightInd w:val="0"/>
      <w:spacing w:after="0" w:line="240" w:lineRule="auto"/>
      <w:jc w:val="both"/>
    </w:pPr>
    <w:rPr>
      <w:rFonts w:ascii="Calibri" w:eastAsia="Calibri" w:hAnsi="Calibri" w:cs="Calibri"/>
      <w:color w:val="000000"/>
      <w:kern w:val="0"/>
      <w:sz w:val="24"/>
      <w:szCs w:val="24"/>
      <w:lang w:val="en-GB" w:eastAsia="en-GB"/>
      <w14:ligatures w14:val="none"/>
    </w:rPr>
  </w:style>
  <w:style w:type="paragraph" w:styleId="Header">
    <w:name w:val="header"/>
    <w:basedOn w:val="Normal"/>
    <w:link w:val="HeaderChar"/>
    <w:uiPriority w:val="99"/>
    <w:unhideWhenUsed/>
    <w:rsid w:val="00C71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1B1"/>
    <w:rPr>
      <w:kern w:val="0"/>
      <w14:ligatures w14:val="none"/>
    </w:rPr>
  </w:style>
  <w:style w:type="paragraph" w:styleId="Footer">
    <w:name w:val="footer"/>
    <w:basedOn w:val="Normal"/>
    <w:link w:val="FooterChar"/>
    <w:uiPriority w:val="99"/>
    <w:unhideWhenUsed/>
    <w:rsid w:val="00C71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1B1"/>
    <w:rPr>
      <w:kern w:val="0"/>
      <w14:ligatures w14:val="none"/>
    </w:rPr>
  </w:style>
  <w:style w:type="character" w:styleId="CommentReference">
    <w:name w:val="annotation reference"/>
    <w:uiPriority w:val="99"/>
    <w:semiHidden/>
    <w:unhideWhenUsed/>
    <w:rsid w:val="00B62923"/>
    <w:rPr>
      <w:sz w:val="16"/>
      <w:szCs w:val="16"/>
    </w:rPr>
  </w:style>
  <w:style w:type="paragraph" w:styleId="CommentText">
    <w:name w:val="annotation text"/>
    <w:basedOn w:val="Normal"/>
    <w:link w:val="CommentTextChar"/>
    <w:uiPriority w:val="99"/>
    <w:semiHidden/>
    <w:unhideWhenUsed/>
    <w:rsid w:val="00B62923"/>
    <w:pPr>
      <w:spacing w:after="160" w:line="259"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B62923"/>
    <w:rPr>
      <w:rFonts w:ascii="Calibri" w:eastAsia="Calibri" w:hAnsi="Calibri" w:cs="Times New Roman"/>
      <w:kern w:val="0"/>
      <w:sz w:val="20"/>
      <w:szCs w:val="20"/>
      <w14:ligatures w14:val="none"/>
    </w:rPr>
  </w:style>
  <w:style w:type="table" w:styleId="TableGrid">
    <w:name w:val="Table Grid"/>
    <w:basedOn w:val="TableNormal"/>
    <w:uiPriority w:val="59"/>
    <w:rsid w:val="006250F7"/>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D79DF"/>
    <w:rPr>
      <w:color w:val="0563C1"/>
      <w:u w:val="single"/>
    </w:rPr>
  </w:style>
  <w:style w:type="character" w:styleId="Strong">
    <w:name w:val="Strong"/>
    <w:uiPriority w:val="22"/>
    <w:qFormat/>
    <w:rsid w:val="003D79DF"/>
    <w:rPr>
      <w:b/>
      <w:bCs/>
    </w:rPr>
  </w:style>
  <w:style w:type="paragraph" w:styleId="CommentSubject">
    <w:name w:val="annotation subject"/>
    <w:basedOn w:val="CommentText"/>
    <w:next w:val="CommentText"/>
    <w:link w:val="CommentSubjectChar"/>
    <w:uiPriority w:val="99"/>
    <w:semiHidden/>
    <w:unhideWhenUsed/>
    <w:rsid w:val="0013205D"/>
    <w:pPr>
      <w:spacing w:after="20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3205D"/>
    <w:rPr>
      <w:rFonts w:ascii="Calibri" w:eastAsia="Calibri" w:hAnsi="Calibri" w:cs="Times New Roman"/>
      <w:b/>
      <w:bCs/>
      <w:kern w:val="0"/>
      <w:sz w:val="20"/>
      <w:szCs w:val="20"/>
      <w14:ligatures w14:val="none"/>
    </w:rPr>
  </w:style>
  <w:style w:type="paragraph" w:styleId="BalloonText">
    <w:name w:val="Balloon Text"/>
    <w:basedOn w:val="Normal"/>
    <w:link w:val="BalloonTextChar"/>
    <w:uiPriority w:val="99"/>
    <w:semiHidden/>
    <w:unhideWhenUsed/>
    <w:rsid w:val="00132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05D"/>
    <w:rPr>
      <w:rFonts w:ascii="Segoe UI" w:hAnsi="Segoe UI" w:cs="Segoe UI"/>
      <w:kern w:val="0"/>
      <w:sz w:val="18"/>
      <w:szCs w:val="18"/>
      <w14:ligatures w14:val="none"/>
    </w:rPr>
  </w:style>
  <w:style w:type="paragraph" w:styleId="Revision">
    <w:name w:val="Revision"/>
    <w:hidden/>
    <w:uiPriority w:val="99"/>
    <w:semiHidden/>
    <w:rsid w:val="00AC4A9D"/>
    <w:pPr>
      <w:spacing w:after="0" w:line="240" w:lineRule="auto"/>
    </w:pPr>
    <w:rPr>
      <w:kern w:val="0"/>
      <w14:ligatures w14:val="none"/>
    </w:rPr>
  </w:style>
  <w:style w:type="character" w:styleId="UnresolvedMention">
    <w:name w:val="Unresolved Mention"/>
    <w:basedOn w:val="DefaultParagraphFont"/>
    <w:uiPriority w:val="99"/>
    <w:semiHidden/>
    <w:unhideWhenUsed/>
    <w:rsid w:val="00732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2968">
      <w:bodyDiv w:val="1"/>
      <w:marLeft w:val="0"/>
      <w:marRight w:val="0"/>
      <w:marTop w:val="0"/>
      <w:marBottom w:val="0"/>
      <w:divBdr>
        <w:top w:val="none" w:sz="0" w:space="0" w:color="auto"/>
        <w:left w:val="none" w:sz="0" w:space="0" w:color="auto"/>
        <w:bottom w:val="none" w:sz="0" w:space="0" w:color="auto"/>
        <w:right w:val="none" w:sz="0" w:space="0" w:color="auto"/>
      </w:divBdr>
    </w:div>
    <w:div w:id="489713058">
      <w:bodyDiv w:val="1"/>
      <w:marLeft w:val="0"/>
      <w:marRight w:val="0"/>
      <w:marTop w:val="0"/>
      <w:marBottom w:val="0"/>
      <w:divBdr>
        <w:top w:val="none" w:sz="0" w:space="0" w:color="auto"/>
        <w:left w:val="none" w:sz="0" w:space="0" w:color="auto"/>
        <w:bottom w:val="none" w:sz="0" w:space="0" w:color="auto"/>
        <w:right w:val="none" w:sz="0" w:space="0" w:color="auto"/>
      </w:divBdr>
    </w:div>
    <w:div w:id="764500324">
      <w:bodyDiv w:val="1"/>
      <w:marLeft w:val="0"/>
      <w:marRight w:val="0"/>
      <w:marTop w:val="0"/>
      <w:marBottom w:val="0"/>
      <w:divBdr>
        <w:top w:val="none" w:sz="0" w:space="0" w:color="auto"/>
        <w:left w:val="none" w:sz="0" w:space="0" w:color="auto"/>
        <w:bottom w:val="none" w:sz="0" w:space="0" w:color="auto"/>
        <w:right w:val="none" w:sz="0" w:space="0" w:color="auto"/>
      </w:divBdr>
      <w:divsChild>
        <w:div w:id="1698235166">
          <w:marLeft w:val="0"/>
          <w:marRight w:val="0"/>
          <w:marTop w:val="0"/>
          <w:marBottom w:val="0"/>
          <w:divBdr>
            <w:top w:val="none" w:sz="0" w:space="0" w:color="auto"/>
            <w:left w:val="none" w:sz="0" w:space="0" w:color="auto"/>
            <w:bottom w:val="none" w:sz="0" w:space="0" w:color="auto"/>
            <w:right w:val="none" w:sz="0" w:space="0" w:color="auto"/>
          </w:divBdr>
          <w:divsChild>
            <w:div w:id="1525443518">
              <w:marLeft w:val="0"/>
              <w:marRight w:val="0"/>
              <w:marTop w:val="0"/>
              <w:marBottom w:val="0"/>
              <w:divBdr>
                <w:top w:val="none" w:sz="0" w:space="0" w:color="auto"/>
                <w:left w:val="none" w:sz="0" w:space="0" w:color="auto"/>
                <w:bottom w:val="none" w:sz="0" w:space="0" w:color="auto"/>
                <w:right w:val="none" w:sz="0" w:space="0" w:color="auto"/>
              </w:divBdr>
            </w:div>
            <w:div w:id="36589837">
              <w:marLeft w:val="0"/>
              <w:marRight w:val="0"/>
              <w:marTop w:val="0"/>
              <w:marBottom w:val="0"/>
              <w:divBdr>
                <w:top w:val="none" w:sz="0" w:space="0" w:color="auto"/>
                <w:left w:val="none" w:sz="0" w:space="0" w:color="auto"/>
                <w:bottom w:val="none" w:sz="0" w:space="0" w:color="auto"/>
                <w:right w:val="none" w:sz="0" w:space="0" w:color="auto"/>
              </w:divBdr>
            </w:div>
            <w:div w:id="2070180978">
              <w:marLeft w:val="0"/>
              <w:marRight w:val="0"/>
              <w:marTop w:val="0"/>
              <w:marBottom w:val="0"/>
              <w:divBdr>
                <w:top w:val="none" w:sz="0" w:space="0" w:color="auto"/>
                <w:left w:val="none" w:sz="0" w:space="0" w:color="auto"/>
                <w:bottom w:val="none" w:sz="0" w:space="0" w:color="auto"/>
                <w:right w:val="none" w:sz="0" w:space="0" w:color="auto"/>
              </w:divBdr>
            </w:div>
            <w:div w:id="1769618764">
              <w:marLeft w:val="0"/>
              <w:marRight w:val="0"/>
              <w:marTop w:val="0"/>
              <w:marBottom w:val="0"/>
              <w:divBdr>
                <w:top w:val="none" w:sz="0" w:space="0" w:color="auto"/>
                <w:left w:val="none" w:sz="0" w:space="0" w:color="auto"/>
                <w:bottom w:val="none" w:sz="0" w:space="0" w:color="auto"/>
                <w:right w:val="none" w:sz="0" w:space="0" w:color="auto"/>
              </w:divBdr>
            </w:div>
            <w:div w:id="410008047">
              <w:marLeft w:val="0"/>
              <w:marRight w:val="0"/>
              <w:marTop w:val="0"/>
              <w:marBottom w:val="0"/>
              <w:divBdr>
                <w:top w:val="none" w:sz="0" w:space="0" w:color="auto"/>
                <w:left w:val="none" w:sz="0" w:space="0" w:color="auto"/>
                <w:bottom w:val="none" w:sz="0" w:space="0" w:color="auto"/>
                <w:right w:val="none" w:sz="0" w:space="0" w:color="auto"/>
              </w:divBdr>
            </w:div>
            <w:div w:id="604970864">
              <w:marLeft w:val="0"/>
              <w:marRight w:val="0"/>
              <w:marTop w:val="0"/>
              <w:marBottom w:val="0"/>
              <w:divBdr>
                <w:top w:val="none" w:sz="0" w:space="0" w:color="auto"/>
                <w:left w:val="none" w:sz="0" w:space="0" w:color="auto"/>
                <w:bottom w:val="none" w:sz="0" w:space="0" w:color="auto"/>
                <w:right w:val="none" w:sz="0" w:space="0" w:color="auto"/>
              </w:divBdr>
            </w:div>
            <w:div w:id="714233813">
              <w:marLeft w:val="0"/>
              <w:marRight w:val="0"/>
              <w:marTop w:val="0"/>
              <w:marBottom w:val="0"/>
              <w:divBdr>
                <w:top w:val="none" w:sz="0" w:space="0" w:color="auto"/>
                <w:left w:val="none" w:sz="0" w:space="0" w:color="auto"/>
                <w:bottom w:val="none" w:sz="0" w:space="0" w:color="auto"/>
                <w:right w:val="none" w:sz="0" w:space="0" w:color="auto"/>
              </w:divBdr>
            </w:div>
            <w:div w:id="804276173">
              <w:marLeft w:val="0"/>
              <w:marRight w:val="0"/>
              <w:marTop w:val="0"/>
              <w:marBottom w:val="0"/>
              <w:divBdr>
                <w:top w:val="none" w:sz="0" w:space="0" w:color="auto"/>
                <w:left w:val="none" w:sz="0" w:space="0" w:color="auto"/>
                <w:bottom w:val="none" w:sz="0" w:space="0" w:color="auto"/>
                <w:right w:val="none" w:sz="0" w:space="0" w:color="auto"/>
              </w:divBdr>
            </w:div>
            <w:div w:id="245846874">
              <w:marLeft w:val="0"/>
              <w:marRight w:val="0"/>
              <w:marTop w:val="0"/>
              <w:marBottom w:val="0"/>
              <w:divBdr>
                <w:top w:val="none" w:sz="0" w:space="0" w:color="auto"/>
                <w:left w:val="none" w:sz="0" w:space="0" w:color="auto"/>
                <w:bottom w:val="none" w:sz="0" w:space="0" w:color="auto"/>
                <w:right w:val="none" w:sz="0" w:space="0" w:color="auto"/>
              </w:divBdr>
            </w:div>
            <w:div w:id="868376900">
              <w:marLeft w:val="0"/>
              <w:marRight w:val="0"/>
              <w:marTop w:val="0"/>
              <w:marBottom w:val="0"/>
              <w:divBdr>
                <w:top w:val="none" w:sz="0" w:space="0" w:color="auto"/>
                <w:left w:val="none" w:sz="0" w:space="0" w:color="auto"/>
                <w:bottom w:val="none" w:sz="0" w:space="0" w:color="auto"/>
                <w:right w:val="none" w:sz="0" w:space="0" w:color="auto"/>
              </w:divBdr>
            </w:div>
            <w:div w:id="275453983">
              <w:marLeft w:val="0"/>
              <w:marRight w:val="0"/>
              <w:marTop w:val="0"/>
              <w:marBottom w:val="0"/>
              <w:divBdr>
                <w:top w:val="none" w:sz="0" w:space="0" w:color="auto"/>
                <w:left w:val="none" w:sz="0" w:space="0" w:color="auto"/>
                <w:bottom w:val="none" w:sz="0" w:space="0" w:color="auto"/>
                <w:right w:val="none" w:sz="0" w:space="0" w:color="auto"/>
              </w:divBdr>
            </w:div>
            <w:div w:id="1829518509">
              <w:marLeft w:val="0"/>
              <w:marRight w:val="0"/>
              <w:marTop w:val="0"/>
              <w:marBottom w:val="0"/>
              <w:divBdr>
                <w:top w:val="none" w:sz="0" w:space="0" w:color="auto"/>
                <w:left w:val="none" w:sz="0" w:space="0" w:color="auto"/>
                <w:bottom w:val="none" w:sz="0" w:space="0" w:color="auto"/>
                <w:right w:val="none" w:sz="0" w:space="0" w:color="auto"/>
              </w:divBdr>
            </w:div>
            <w:div w:id="1116020666">
              <w:marLeft w:val="0"/>
              <w:marRight w:val="0"/>
              <w:marTop w:val="0"/>
              <w:marBottom w:val="0"/>
              <w:divBdr>
                <w:top w:val="none" w:sz="0" w:space="0" w:color="auto"/>
                <w:left w:val="none" w:sz="0" w:space="0" w:color="auto"/>
                <w:bottom w:val="none" w:sz="0" w:space="0" w:color="auto"/>
                <w:right w:val="none" w:sz="0" w:space="0" w:color="auto"/>
              </w:divBdr>
            </w:div>
            <w:div w:id="898714480">
              <w:marLeft w:val="0"/>
              <w:marRight w:val="0"/>
              <w:marTop w:val="0"/>
              <w:marBottom w:val="0"/>
              <w:divBdr>
                <w:top w:val="none" w:sz="0" w:space="0" w:color="auto"/>
                <w:left w:val="none" w:sz="0" w:space="0" w:color="auto"/>
                <w:bottom w:val="none" w:sz="0" w:space="0" w:color="auto"/>
                <w:right w:val="none" w:sz="0" w:space="0" w:color="auto"/>
              </w:divBdr>
            </w:div>
            <w:div w:id="900483843">
              <w:marLeft w:val="0"/>
              <w:marRight w:val="0"/>
              <w:marTop w:val="0"/>
              <w:marBottom w:val="0"/>
              <w:divBdr>
                <w:top w:val="none" w:sz="0" w:space="0" w:color="auto"/>
                <w:left w:val="none" w:sz="0" w:space="0" w:color="auto"/>
                <w:bottom w:val="none" w:sz="0" w:space="0" w:color="auto"/>
                <w:right w:val="none" w:sz="0" w:space="0" w:color="auto"/>
              </w:divBdr>
            </w:div>
            <w:div w:id="1225020114">
              <w:marLeft w:val="0"/>
              <w:marRight w:val="0"/>
              <w:marTop w:val="0"/>
              <w:marBottom w:val="0"/>
              <w:divBdr>
                <w:top w:val="none" w:sz="0" w:space="0" w:color="auto"/>
                <w:left w:val="none" w:sz="0" w:space="0" w:color="auto"/>
                <w:bottom w:val="none" w:sz="0" w:space="0" w:color="auto"/>
                <w:right w:val="none" w:sz="0" w:space="0" w:color="auto"/>
              </w:divBdr>
            </w:div>
            <w:div w:id="1485465759">
              <w:marLeft w:val="0"/>
              <w:marRight w:val="0"/>
              <w:marTop w:val="0"/>
              <w:marBottom w:val="0"/>
              <w:divBdr>
                <w:top w:val="none" w:sz="0" w:space="0" w:color="auto"/>
                <w:left w:val="none" w:sz="0" w:space="0" w:color="auto"/>
                <w:bottom w:val="none" w:sz="0" w:space="0" w:color="auto"/>
                <w:right w:val="none" w:sz="0" w:space="0" w:color="auto"/>
              </w:divBdr>
            </w:div>
            <w:div w:id="1297178822">
              <w:marLeft w:val="0"/>
              <w:marRight w:val="0"/>
              <w:marTop w:val="0"/>
              <w:marBottom w:val="0"/>
              <w:divBdr>
                <w:top w:val="none" w:sz="0" w:space="0" w:color="auto"/>
                <w:left w:val="none" w:sz="0" w:space="0" w:color="auto"/>
                <w:bottom w:val="none" w:sz="0" w:space="0" w:color="auto"/>
                <w:right w:val="none" w:sz="0" w:space="0" w:color="auto"/>
              </w:divBdr>
            </w:div>
            <w:div w:id="1005211092">
              <w:marLeft w:val="0"/>
              <w:marRight w:val="0"/>
              <w:marTop w:val="0"/>
              <w:marBottom w:val="0"/>
              <w:divBdr>
                <w:top w:val="none" w:sz="0" w:space="0" w:color="auto"/>
                <w:left w:val="none" w:sz="0" w:space="0" w:color="auto"/>
                <w:bottom w:val="none" w:sz="0" w:space="0" w:color="auto"/>
                <w:right w:val="none" w:sz="0" w:space="0" w:color="auto"/>
              </w:divBdr>
            </w:div>
            <w:div w:id="1313945937">
              <w:marLeft w:val="0"/>
              <w:marRight w:val="0"/>
              <w:marTop w:val="0"/>
              <w:marBottom w:val="0"/>
              <w:divBdr>
                <w:top w:val="none" w:sz="0" w:space="0" w:color="auto"/>
                <w:left w:val="none" w:sz="0" w:space="0" w:color="auto"/>
                <w:bottom w:val="none" w:sz="0" w:space="0" w:color="auto"/>
                <w:right w:val="none" w:sz="0" w:space="0" w:color="auto"/>
              </w:divBdr>
            </w:div>
            <w:div w:id="1708531847">
              <w:marLeft w:val="0"/>
              <w:marRight w:val="0"/>
              <w:marTop w:val="0"/>
              <w:marBottom w:val="0"/>
              <w:divBdr>
                <w:top w:val="none" w:sz="0" w:space="0" w:color="auto"/>
                <w:left w:val="none" w:sz="0" w:space="0" w:color="auto"/>
                <w:bottom w:val="none" w:sz="0" w:space="0" w:color="auto"/>
                <w:right w:val="none" w:sz="0" w:space="0" w:color="auto"/>
              </w:divBdr>
            </w:div>
            <w:div w:id="1521817010">
              <w:marLeft w:val="0"/>
              <w:marRight w:val="0"/>
              <w:marTop w:val="0"/>
              <w:marBottom w:val="0"/>
              <w:divBdr>
                <w:top w:val="none" w:sz="0" w:space="0" w:color="auto"/>
                <w:left w:val="none" w:sz="0" w:space="0" w:color="auto"/>
                <w:bottom w:val="none" w:sz="0" w:space="0" w:color="auto"/>
                <w:right w:val="none" w:sz="0" w:space="0" w:color="auto"/>
              </w:divBdr>
            </w:div>
            <w:div w:id="1741489140">
              <w:marLeft w:val="0"/>
              <w:marRight w:val="0"/>
              <w:marTop w:val="0"/>
              <w:marBottom w:val="0"/>
              <w:divBdr>
                <w:top w:val="none" w:sz="0" w:space="0" w:color="auto"/>
                <w:left w:val="none" w:sz="0" w:space="0" w:color="auto"/>
                <w:bottom w:val="none" w:sz="0" w:space="0" w:color="auto"/>
                <w:right w:val="none" w:sz="0" w:space="0" w:color="auto"/>
              </w:divBdr>
            </w:div>
            <w:div w:id="714811853">
              <w:marLeft w:val="0"/>
              <w:marRight w:val="0"/>
              <w:marTop w:val="0"/>
              <w:marBottom w:val="0"/>
              <w:divBdr>
                <w:top w:val="none" w:sz="0" w:space="0" w:color="auto"/>
                <w:left w:val="none" w:sz="0" w:space="0" w:color="auto"/>
                <w:bottom w:val="none" w:sz="0" w:space="0" w:color="auto"/>
                <w:right w:val="none" w:sz="0" w:space="0" w:color="auto"/>
              </w:divBdr>
            </w:div>
            <w:div w:id="961375824">
              <w:marLeft w:val="0"/>
              <w:marRight w:val="0"/>
              <w:marTop w:val="0"/>
              <w:marBottom w:val="0"/>
              <w:divBdr>
                <w:top w:val="none" w:sz="0" w:space="0" w:color="auto"/>
                <w:left w:val="none" w:sz="0" w:space="0" w:color="auto"/>
                <w:bottom w:val="none" w:sz="0" w:space="0" w:color="auto"/>
                <w:right w:val="none" w:sz="0" w:space="0" w:color="auto"/>
              </w:divBdr>
            </w:div>
            <w:div w:id="704598053">
              <w:marLeft w:val="0"/>
              <w:marRight w:val="0"/>
              <w:marTop w:val="0"/>
              <w:marBottom w:val="0"/>
              <w:divBdr>
                <w:top w:val="none" w:sz="0" w:space="0" w:color="auto"/>
                <w:left w:val="none" w:sz="0" w:space="0" w:color="auto"/>
                <w:bottom w:val="none" w:sz="0" w:space="0" w:color="auto"/>
                <w:right w:val="none" w:sz="0" w:space="0" w:color="auto"/>
              </w:divBdr>
            </w:div>
            <w:div w:id="1276672301">
              <w:marLeft w:val="0"/>
              <w:marRight w:val="0"/>
              <w:marTop w:val="0"/>
              <w:marBottom w:val="0"/>
              <w:divBdr>
                <w:top w:val="none" w:sz="0" w:space="0" w:color="auto"/>
                <w:left w:val="none" w:sz="0" w:space="0" w:color="auto"/>
                <w:bottom w:val="none" w:sz="0" w:space="0" w:color="auto"/>
                <w:right w:val="none" w:sz="0" w:space="0" w:color="auto"/>
              </w:divBdr>
            </w:div>
            <w:div w:id="1553956403">
              <w:marLeft w:val="0"/>
              <w:marRight w:val="0"/>
              <w:marTop w:val="0"/>
              <w:marBottom w:val="0"/>
              <w:divBdr>
                <w:top w:val="none" w:sz="0" w:space="0" w:color="auto"/>
                <w:left w:val="none" w:sz="0" w:space="0" w:color="auto"/>
                <w:bottom w:val="none" w:sz="0" w:space="0" w:color="auto"/>
                <w:right w:val="none" w:sz="0" w:space="0" w:color="auto"/>
              </w:divBdr>
            </w:div>
            <w:div w:id="606735203">
              <w:marLeft w:val="0"/>
              <w:marRight w:val="0"/>
              <w:marTop w:val="0"/>
              <w:marBottom w:val="0"/>
              <w:divBdr>
                <w:top w:val="none" w:sz="0" w:space="0" w:color="auto"/>
                <w:left w:val="none" w:sz="0" w:space="0" w:color="auto"/>
                <w:bottom w:val="none" w:sz="0" w:space="0" w:color="auto"/>
                <w:right w:val="none" w:sz="0" w:space="0" w:color="auto"/>
              </w:divBdr>
            </w:div>
            <w:div w:id="1832135810">
              <w:marLeft w:val="0"/>
              <w:marRight w:val="0"/>
              <w:marTop w:val="0"/>
              <w:marBottom w:val="0"/>
              <w:divBdr>
                <w:top w:val="none" w:sz="0" w:space="0" w:color="auto"/>
                <w:left w:val="none" w:sz="0" w:space="0" w:color="auto"/>
                <w:bottom w:val="none" w:sz="0" w:space="0" w:color="auto"/>
                <w:right w:val="none" w:sz="0" w:space="0" w:color="auto"/>
              </w:divBdr>
            </w:div>
            <w:div w:id="2070835799">
              <w:marLeft w:val="0"/>
              <w:marRight w:val="0"/>
              <w:marTop w:val="0"/>
              <w:marBottom w:val="0"/>
              <w:divBdr>
                <w:top w:val="none" w:sz="0" w:space="0" w:color="auto"/>
                <w:left w:val="none" w:sz="0" w:space="0" w:color="auto"/>
                <w:bottom w:val="none" w:sz="0" w:space="0" w:color="auto"/>
                <w:right w:val="none" w:sz="0" w:space="0" w:color="auto"/>
              </w:divBdr>
            </w:div>
            <w:div w:id="706031396">
              <w:marLeft w:val="0"/>
              <w:marRight w:val="0"/>
              <w:marTop w:val="0"/>
              <w:marBottom w:val="0"/>
              <w:divBdr>
                <w:top w:val="none" w:sz="0" w:space="0" w:color="auto"/>
                <w:left w:val="none" w:sz="0" w:space="0" w:color="auto"/>
                <w:bottom w:val="none" w:sz="0" w:space="0" w:color="auto"/>
                <w:right w:val="none" w:sz="0" w:space="0" w:color="auto"/>
              </w:divBdr>
            </w:div>
            <w:div w:id="256404394">
              <w:marLeft w:val="0"/>
              <w:marRight w:val="0"/>
              <w:marTop w:val="0"/>
              <w:marBottom w:val="0"/>
              <w:divBdr>
                <w:top w:val="none" w:sz="0" w:space="0" w:color="auto"/>
                <w:left w:val="none" w:sz="0" w:space="0" w:color="auto"/>
                <w:bottom w:val="none" w:sz="0" w:space="0" w:color="auto"/>
                <w:right w:val="none" w:sz="0" w:space="0" w:color="auto"/>
              </w:divBdr>
            </w:div>
            <w:div w:id="96560759">
              <w:marLeft w:val="0"/>
              <w:marRight w:val="0"/>
              <w:marTop w:val="0"/>
              <w:marBottom w:val="0"/>
              <w:divBdr>
                <w:top w:val="none" w:sz="0" w:space="0" w:color="auto"/>
                <w:left w:val="none" w:sz="0" w:space="0" w:color="auto"/>
                <w:bottom w:val="none" w:sz="0" w:space="0" w:color="auto"/>
                <w:right w:val="none" w:sz="0" w:space="0" w:color="auto"/>
              </w:divBdr>
            </w:div>
            <w:div w:id="49689524">
              <w:marLeft w:val="0"/>
              <w:marRight w:val="0"/>
              <w:marTop w:val="0"/>
              <w:marBottom w:val="0"/>
              <w:divBdr>
                <w:top w:val="none" w:sz="0" w:space="0" w:color="auto"/>
                <w:left w:val="none" w:sz="0" w:space="0" w:color="auto"/>
                <w:bottom w:val="none" w:sz="0" w:space="0" w:color="auto"/>
                <w:right w:val="none" w:sz="0" w:space="0" w:color="auto"/>
              </w:divBdr>
            </w:div>
            <w:div w:id="420226893">
              <w:marLeft w:val="0"/>
              <w:marRight w:val="0"/>
              <w:marTop w:val="0"/>
              <w:marBottom w:val="0"/>
              <w:divBdr>
                <w:top w:val="none" w:sz="0" w:space="0" w:color="auto"/>
                <w:left w:val="none" w:sz="0" w:space="0" w:color="auto"/>
                <w:bottom w:val="none" w:sz="0" w:space="0" w:color="auto"/>
                <w:right w:val="none" w:sz="0" w:space="0" w:color="auto"/>
              </w:divBdr>
            </w:div>
            <w:div w:id="1138649784">
              <w:marLeft w:val="0"/>
              <w:marRight w:val="0"/>
              <w:marTop w:val="0"/>
              <w:marBottom w:val="0"/>
              <w:divBdr>
                <w:top w:val="none" w:sz="0" w:space="0" w:color="auto"/>
                <w:left w:val="none" w:sz="0" w:space="0" w:color="auto"/>
                <w:bottom w:val="none" w:sz="0" w:space="0" w:color="auto"/>
                <w:right w:val="none" w:sz="0" w:space="0" w:color="auto"/>
              </w:divBdr>
            </w:div>
            <w:div w:id="1009336313">
              <w:marLeft w:val="0"/>
              <w:marRight w:val="0"/>
              <w:marTop w:val="0"/>
              <w:marBottom w:val="0"/>
              <w:divBdr>
                <w:top w:val="none" w:sz="0" w:space="0" w:color="auto"/>
                <w:left w:val="none" w:sz="0" w:space="0" w:color="auto"/>
                <w:bottom w:val="none" w:sz="0" w:space="0" w:color="auto"/>
                <w:right w:val="none" w:sz="0" w:space="0" w:color="auto"/>
              </w:divBdr>
            </w:div>
            <w:div w:id="1411580499">
              <w:marLeft w:val="0"/>
              <w:marRight w:val="0"/>
              <w:marTop w:val="0"/>
              <w:marBottom w:val="0"/>
              <w:divBdr>
                <w:top w:val="none" w:sz="0" w:space="0" w:color="auto"/>
                <w:left w:val="none" w:sz="0" w:space="0" w:color="auto"/>
                <w:bottom w:val="none" w:sz="0" w:space="0" w:color="auto"/>
                <w:right w:val="none" w:sz="0" w:space="0" w:color="auto"/>
              </w:divBdr>
            </w:div>
            <w:div w:id="555356549">
              <w:marLeft w:val="0"/>
              <w:marRight w:val="0"/>
              <w:marTop w:val="0"/>
              <w:marBottom w:val="0"/>
              <w:divBdr>
                <w:top w:val="none" w:sz="0" w:space="0" w:color="auto"/>
                <w:left w:val="none" w:sz="0" w:space="0" w:color="auto"/>
                <w:bottom w:val="none" w:sz="0" w:space="0" w:color="auto"/>
                <w:right w:val="none" w:sz="0" w:space="0" w:color="auto"/>
              </w:divBdr>
            </w:div>
            <w:div w:id="500705299">
              <w:marLeft w:val="0"/>
              <w:marRight w:val="0"/>
              <w:marTop w:val="0"/>
              <w:marBottom w:val="0"/>
              <w:divBdr>
                <w:top w:val="none" w:sz="0" w:space="0" w:color="auto"/>
                <w:left w:val="none" w:sz="0" w:space="0" w:color="auto"/>
                <w:bottom w:val="none" w:sz="0" w:space="0" w:color="auto"/>
                <w:right w:val="none" w:sz="0" w:space="0" w:color="auto"/>
              </w:divBdr>
            </w:div>
            <w:div w:id="2141873887">
              <w:marLeft w:val="0"/>
              <w:marRight w:val="0"/>
              <w:marTop w:val="0"/>
              <w:marBottom w:val="0"/>
              <w:divBdr>
                <w:top w:val="none" w:sz="0" w:space="0" w:color="auto"/>
                <w:left w:val="none" w:sz="0" w:space="0" w:color="auto"/>
                <w:bottom w:val="none" w:sz="0" w:space="0" w:color="auto"/>
                <w:right w:val="none" w:sz="0" w:space="0" w:color="auto"/>
              </w:divBdr>
            </w:div>
            <w:div w:id="288316119">
              <w:marLeft w:val="0"/>
              <w:marRight w:val="0"/>
              <w:marTop w:val="0"/>
              <w:marBottom w:val="0"/>
              <w:divBdr>
                <w:top w:val="none" w:sz="0" w:space="0" w:color="auto"/>
                <w:left w:val="none" w:sz="0" w:space="0" w:color="auto"/>
                <w:bottom w:val="none" w:sz="0" w:space="0" w:color="auto"/>
                <w:right w:val="none" w:sz="0" w:space="0" w:color="auto"/>
              </w:divBdr>
            </w:div>
            <w:div w:id="134303872">
              <w:marLeft w:val="0"/>
              <w:marRight w:val="0"/>
              <w:marTop w:val="0"/>
              <w:marBottom w:val="0"/>
              <w:divBdr>
                <w:top w:val="none" w:sz="0" w:space="0" w:color="auto"/>
                <w:left w:val="none" w:sz="0" w:space="0" w:color="auto"/>
                <w:bottom w:val="none" w:sz="0" w:space="0" w:color="auto"/>
                <w:right w:val="none" w:sz="0" w:space="0" w:color="auto"/>
              </w:divBdr>
            </w:div>
            <w:div w:id="1569148681">
              <w:marLeft w:val="0"/>
              <w:marRight w:val="0"/>
              <w:marTop w:val="0"/>
              <w:marBottom w:val="0"/>
              <w:divBdr>
                <w:top w:val="none" w:sz="0" w:space="0" w:color="auto"/>
                <w:left w:val="none" w:sz="0" w:space="0" w:color="auto"/>
                <w:bottom w:val="none" w:sz="0" w:space="0" w:color="auto"/>
                <w:right w:val="none" w:sz="0" w:space="0" w:color="auto"/>
              </w:divBdr>
            </w:div>
            <w:div w:id="429743120">
              <w:marLeft w:val="0"/>
              <w:marRight w:val="0"/>
              <w:marTop w:val="0"/>
              <w:marBottom w:val="0"/>
              <w:divBdr>
                <w:top w:val="none" w:sz="0" w:space="0" w:color="auto"/>
                <w:left w:val="none" w:sz="0" w:space="0" w:color="auto"/>
                <w:bottom w:val="none" w:sz="0" w:space="0" w:color="auto"/>
                <w:right w:val="none" w:sz="0" w:space="0" w:color="auto"/>
              </w:divBdr>
            </w:div>
            <w:div w:id="2126802119">
              <w:marLeft w:val="0"/>
              <w:marRight w:val="0"/>
              <w:marTop w:val="0"/>
              <w:marBottom w:val="0"/>
              <w:divBdr>
                <w:top w:val="none" w:sz="0" w:space="0" w:color="auto"/>
                <w:left w:val="none" w:sz="0" w:space="0" w:color="auto"/>
                <w:bottom w:val="none" w:sz="0" w:space="0" w:color="auto"/>
                <w:right w:val="none" w:sz="0" w:space="0" w:color="auto"/>
              </w:divBdr>
            </w:div>
            <w:div w:id="772898562">
              <w:marLeft w:val="0"/>
              <w:marRight w:val="0"/>
              <w:marTop w:val="0"/>
              <w:marBottom w:val="0"/>
              <w:divBdr>
                <w:top w:val="none" w:sz="0" w:space="0" w:color="auto"/>
                <w:left w:val="none" w:sz="0" w:space="0" w:color="auto"/>
                <w:bottom w:val="none" w:sz="0" w:space="0" w:color="auto"/>
                <w:right w:val="none" w:sz="0" w:space="0" w:color="auto"/>
              </w:divBdr>
            </w:div>
            <w:div w:id="737437192">
              <w:marLeft w:val="0"/>
              <w:marRight w:val="0"/>
              <w:marTop w:val="0"/>
              <w:marBottom w:val="0"/>
              <w:divBdr>
                <w:top w:val="none" w:sz="0" w:space="0" w:color="auto"/>
                <w:left w:val="none" w:sz="0" w:space="0" w:color="auto"/>
                <w:bottom w:val="none" w:sz="0" w:space="0" w:color="auto"/>
                <w:right w:val="none" w:sz="0" w:space="0" w:color="auto"/>
              </w:divBdr>
            </w:div>
            <w:div w:id="1626504741">
              <w:marLeft w:val="0"/>
              <w:marRight w:val="0"/>
              <w:marTop w:val="0"/>
              <w:marBottom w:val="0"/>
              <w:divBdr>
                <w:top w:val="none" w:sz="0" w:space="0" w:color="auto"/>
                <w:left w:val="none" w:sz="0" w:space="0" w:color="auto"/>
                <w:bottom w:val="none" w:sz="0" w:space="0" w:color="auto"/>
                <w:right w:val="none" w:sz="0" w:space="0" w:color="auto"/>
              </w:divBdr>
            </w:div>
            <w:div w:id="187136829">
              <w:marLeft w:val="0"/>
              <w:marRight w:val="0"/>
              <w:marTop w:val="0"/>
              <w:marBottom w:val="0"/>
              <w:divBdr>
                <w:top w:val="none" w:sz="0" w:space="0" w:color="auto"/>
                <w:left w:val="none" w:sz="0" w:space="0" w:color="auto"/>
                <w:bottom w:val="none" w:sz="0" w:space="0" w:color="auto"/>
                <w:right w:val="none" w:sz="0" w:space="0" w:color="auto"/>
              </w:divBdr>
            </w:div>
            <w:div w:id="180827615">
              <w:marLeft w:val="0"/>
              <w:marRight w:val="0"/>
              <w:marTop w:val="0"/>
              <w:marBottom w:val="0"/>
              <w:divBdr>
                <w:top w:val="none" w:sz="0" w:space="0" w:color="auto"/>
                <w:left w:val="none" w:sz="0" w:space="0" w:color="auto"/>
                <w:bottom w:val="none" w:sz="0" w:space="0" w:color="auto"/>
                <w:right w:val="none" w:sz="0" w:space="0" w:color="auto"/>
              </w:divBdr>
            </w:div>
            <w:div w:id="1386101936">
              <w:marLeft w:val="0"/>
              <w:marRight w:val="0"/>
              <w:marTop w:val="0"/>
              <w:marBottom w:val="0"/>
              <w:divBdr>
                <w:top w:val="none" w:sz="0" w:space="0" w:color="auto"/>
                <w:left w:val="none" w:sz="0" w:space="0" w:color="auto"/>
                <w:bottom w:val="none" w:sz="0" w:space="0" w:color="auto"/>
                <w:right w:val="none" w:sz="0" w:space="0" w:color="auto"/>
              </w:divBdr>
            </w:div>
            <w:div w:id="1411925792">
              <w:marLeft w:val="0"/>
              <w:marRight w:val="0"/>
              <w:marTop w:val="0"/>
              <w:marBottom w:val="0"/>
              <w:divBdr>
                <w:top w:val="none" w:sz="0" w:space="0" w:color="auto"/>
                <w:left w:val="none" w:sz="0" w:space="0" w:color="auto"/>
                <w:bottom w:val="none" w:sz="0" w:space="0" w:color="auto"/>
                <w:right w:val="none" w:sz="0" w:space="0" w:color="auto"/>
              </w:divBdr>
            </w:div>
            <w:div w:id="1019087967">
              <w:marLeft w:val="0"/>
              <w:marRight w:val="0"/>
              <w:marTop w:val="0"/>
              <w:marBottom w:val="0"/>
              <w:divBdr>
                <w:top w:val="none" w:sz="0" w:space="0" w:color="auto"/>
                <w:left w:val="none" w:sz="0" w:space="0" w:color="auto"/>
                <w:bottom w:val="none" w:sz="0" w:space="0" w:color="auto"/>
                <w:right w:val="none" w:sz="0" w:space="0" w:color="auto"/>
              </w:divBdr>
            </w:div>
            <w:div w:id="543442995">
              <w:marLeft w:val="0"/>
              <w:marRight w:val="0"/>
              <w:marTop w:val="0"/>
              <w:marBottom w:val="0"/>
              <w:divBdr>
                <w:top w:val="none" w:sz="0" w:space="0" w:color="auto"/>
                <w:left w:val="none" w:sz="0" w:space="0" w:color="auto"/>
                <w:bottom w:val="none" w:sz="0" w:space="0" w:color="auto"/>
                <w:right w:val="none" w:sz="0" w:space="0" w:color="auto"/>
              </w:divBdr>
            </w:div>
            <w:div w:id="2005470750">
              <w:marLeft w:val="0"/>
              <w:marRight w:val="0"/>
              <w:marTop w:val="0"/>
              <w:marBottom w:val="0"/>
              <w:divBdr>
                <w:top w:val="none" w:sz="0" w:space="0" w:color="auto"/>
                <w:left w:val="none" w:sz="0" w:space="0" w:color="auto"/>
                <w:bottom w:val="none" w:sz="0" w:space="0" w:color="auto"/>
                <w:right w:val="none" w:sz="0" w:space="0" w:color="auto"/>
              </w:divBdr>
            </w:div>
            <w:div w:id="723409534">
              <w:marLeft w:val="0"/>
              <w:marRight w:val="0"/>
              <w:marTop w:val="0"/>
              <w:marBottom w:val="0"/>
              <w:divBdr>
                <w:top w:val="none" w:sz="0" w:space="0" w:color="auto"/>
                <w:left w:val="none" w:sz="0" w:space="0" w:color="auto"/>
                <w:bottom w:val="none" w:sz="0" w:space="0" w:color="auto"/>
                <w:right w:val="none" w:sz="0" w:space="0" w:color="auto"/>
              </w:divBdr>
            </w:div>
            <w:div w:id="727611234">
              <w:marLeft w:val="0"/>
              <w:marRight w:val="0"/>
              <w:marTop w:val="0"/>
              <w:marBottom w:val="0"/>
              <w:divBdr>
                <w:top w:val="none" w:sz="0" w:space="0" w:color="auto"/>
                <w:left w:val="none" w:sz="0" w:space="0" w:color="auto"/>
                <w:bottom w:val="none" w:sz="0" w:space="0" w:color="auto"/>
                <w:right w:val="none" w:sz="0" w:space="0" w:color="auto"/>
              </w:divBdr>
            </w:div>
            <w:div w:id="645550115">
              <w:marLeft w:val="0"/>
              <w:marRight w:val="0"/>
              <w:marTop w:val="0"/>
              <w:marBottom w:val="0"/>
              <w:divBdr>
                <w:top w:val="none" w:sz="0" w:space="0" w:color="auto"/>
                <w:left w:val="none" w:sz="0" w:space="0" w:color="auto"/>
                <w:bottom w:val="none" w:sz="0" w:space="0" w:color="auto"/>
                <w:right w:val="none" w:sz="0" w:space="0" w:color="auto"/>
              </w:divBdr>
            </w:div>
            <w:div w:id="1736008339">
              <w:marLeft w:val="0"/>
              <w:marRight w:val="0"/>
              <w:marTop w:val="0"/>
              <w:marBottom w:val="0"/>
              <w:divBdr>
                <w:top w:val="none" w:sz="0" w:space="0" w:color="auto"/>
                <w:left w:val="none" w:sz="0" w:space="0" w:color="auto"/>
                <w:bottom w:val="none" w:sz="0" w:space="0" w:color="auto"/>
                <w:right w:val="none" w:sz="0" w:space="0" w:color="auto"/>
              </w:divBdr>
            </w:div>
            <w:div w:id="1343781058">
              <w:marLeft w:val="0"/>
              <w:marRight w:val="0"/>
              <w:marTop w:val="0"/>
              <w:marBottom w:val="0"/>
              <w:divBdr>
                <w:top w:val="none" w:sz="0" w:space="0" w:color="auto"/>
                <w:left w:val="none" w:sz="0" w:space="0" w:color="auto"/>
                <w:bottom w:val="none" w:sz="0" w:space="0" w:color="auto"/>
                <w:right w:val="none" w:sz="0" w:space="0" w:color="auto"/>
              </w:divBdr>
            </w:div>
            <w:div w:id="11982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812">
      <w:bodyDiv w:val="1"/>
      <w:marLeft w:val="0"/>
      <w:marRight w:val="0"/>
      <w:marTop w:val="0"/>
      <w:marBottom w:val="0"/>
      <w:divBdr>
        <w:top w:val="none" w:sz="0" w:space="0" w:color="auto"/>
        <w:left w:val="none" w:sz="0" w:space="0" w:color="auto"/>
        <w:bottom w:val="none" w:sz="0" w:space="0" w:color="auto"/>
        <w:right w:val="none" w:sz="0" w:space="0" w:color="auto"/>
      </w:divBdr>
      <w:divsChild>
        <w:div w:id="1471558938">
          <w:marLeft w:val="0"/>
          <w:marRight w:val="0"/>
          <w:marTop w:val="0"/>
          <w:marBottom w:val="0"/>
          <w:divBdr>
            <w:top w:val="none" w:sz="0" w:space="0" w:color="auto"/>
            <w:left w:val="none" w:sz="0" w:space="0" w:color="auto"/>
            <w:bottom w:val="none" w:sz="0" w:space="0" w:color="auto"/>
            <w:right w:val="none" w:sz="0" w:space="0" w:color="auto"/>
          </w:divBdr>
          <w:divsChild>
            <w:div w:id="673848392">
              <w:marLeft w:val="0"/>
              <w:marRight w:val="0"/>
              <w:marTop w:val="0"/>
              <w:marBottom w:val="0"/>
              <w:divBdr>
                <w:top w:val="none" w:sz="0" w:space="0" w:color="auto"/>
                <w:left w:val="none" w:sz="0" w:space="0" w:color="auto"/>
                <w:bottom w:val="none" w:sz="0" w:space="0" w:color="auto"/>
                <w:right w:val="none" w:sz="0" w:space="0" w:color="auto"/>
              </w:divBdr>
            </w:div>
            <w:div w:id="1935749607">
              <w:marLeft w:val="0"/>
              <w:marRight w:val="0"/>
              <w:marTop w:val="0"/>
              <w:marBottom w:val="0"/>
              <w:divBdr>
                <w:top w:val="none" w:sz="0" w:space="0" w:color="auto"/>
                <w:left w:val="none" w:sz="0" w:space="0" w:color="auto"/>
                <w:bottom w:val="none" w:sz="0" w:space="0" w:color="auto"/>
                <w:right w:val="none" w:sz="0" w:space="0" w:color="auto"/>
              </w:divBdr>
            </w:div>
            <w:div w:id="348608477">
              <w:marLeft w:val="0"/>
              <w:marRight w:val="0"/>
              <w:marTop w:val="0"/>
              <w:marBottom w:val="0"/>
              <w:divBdr>
                <w:top w:val="none" w:sz="0" w:space="0" w:color="auto"/>
                <w:left w:val="none" w:sz="0" w:space="0" w:color="auto"/>
                <w:bottom w:val="none" w:sz="0" w:space="0" w:color="auto"/>
                <w:right w:val="none" w:sz="0" w:space="0" w:color="auto"/>
              </w:divBdr>
            </w:div>
            <w:div w:id="1821339522">
              <w:marLeft w:val="0"/>
              <w:marRight w:val="0"/>
              <w:marTop w:val="0"/>
              <w:marBottom w:val="0"/>
              <w:divBdr>
                <w:top w:val="none" w:sz="0" w:space="0" w:color="auto"/>
                <w:left w:val="none" w:sz="0" w:space="0" w:color="auto"/>
                <w:bottom w:val="none" w:sz="0" w:space="0" w:color="auto"/>
                <w:right w:val="none" w:sz="0" w:space="0" w:color="auto"/>
              </w:divBdr>
            </w:div>
            <w:div w:id="2122339009">
              <w:marLeft w:val="0"/>
              <w:marRight w:val="0"/>
              <w:marTop w:val="0"/>
              <w:marBottom w:val="0"/>
              <w:divBdr>
                <w:top w:val="none" w:sz="0" w:space="0" w:color="auto"/>
                <w:left w:val="none" w:sz="0" w:space="0" w:color="auto"/>
                <w:bottom w:val="none" w:sz="0" w:space="0" w:color="auto"/>
                <w:right w:val="none" w:sz="0" w:space="0" w:color="auto"/>
              </w:divBdr>
            </w:div>
            <w:div w:id="1205365561">
              <w:marLeft w:val="0"/>
              <w:marRight w:val="0"/>
              <w:marTop w:val="0"/>
              <w:marBottom w:val="0"/>
              <w:divBdr>
                <w:top w:val="none" w:sz="0" w:space="0" w:color="auto"/>
                <w:left w:val="none" w:sz="0" w:space="0" w:color="auto"/>
                <w:bottom w:val="none" w:sz="0" w:space="0" w:color="auto"/>
                <w:right w:val="none" w:sz="0" w:space="0" w:color="auto"/>
              </w:divBdr>
            </w:div>
            <w:div w:id="463619555">
              <w:marLeft w:val="0"/>
              <w:marRight w:val="0"/>
              <w:marTop w:val="0"/>
              <w:marBottom w:val="0"/>
              <w:divBdr>
                <w:top w:val="none" w:sz="0" w:space="0" w:color="auto"/>
                <w:left w:val="none" w:sz="0" w:space="0" w:color="auto"/>
                <w:bottom w:val="none" w:sz="0" w:space="0" w:color="auto"/>
                <w:right w:val="none" w:sz="0" w:space="0" w:color="auto"/>
              </w:divBdr>
            </w:div>
            <w:div w:id="1129519765">
              <w:marLeft w:val="0"/>
              <w:marRight w:val="0"/>
              <w:marTop w:val="0"/>
              <w:marBottom w:val="0"/>
              <w:divBdr>
                <w:top w:val="none" w:sz="0" w:space="0" w:color="auto"/>
                <w:left w:val="none" w:sz="0" w:space="0" w:color="auto"/>
                <w:bottom w:val="none" w:sz="0" w:space="0" w:color="auto"/>
                <w:right w:val="none" w:sz="0" w:space="0" w:color="auto"/>
              </w:divBdr>
            </w:div>
            <w:div w:id="1491289440">
              <w:marLeft w:val="0"/>
              <w:marRight w:val="0"/>
              <w:marTop w:val="0"/>
              <w:marBottom w:val="0"/>
              <w:divBdr>
                <w:top w:val="none" w:sz="0" w:space="0" w:color="auto"/>
                <w:left w:val="none" w:sz="0" w:space="0" w:color="auto"/>
                <w:bottom w:val="none" w:sz="0" w:space="0" w:color="auto"/>
                <w:right w:val="none" w:sz="0" w:space="0" w:color="auto"/>
              </w:divBdr>
            </w:div>
            <w:div w:id="226382413">
              <w:marLeft w:val="0"/>
              <w:marRight w:val="0"/>
              <w:marTop w:val="0"/>
              <w:marBottom w:val="0"/>
              <w:divBdr>
                <w:top w:val="none" w:sz="0" w:space="0" w:color="auto"/>
                <w:left w:val="none" w:sz="0" w:space="0" w:color="auto"/>
                <w:bottom w:val="none" w:sz="0" w:space="0" w:color="auto"/>
                <w:right w:val="none" w:sz="0" w:space="0" w:color="auto"/>
              </w:divBdr>
            </w:div>
            <w:div w:id="1635410486">
              <w:marLeft w:val="0"/>
              <w:marRight w:val="0"/>
              <w:marTop w:val="0"/>
              <w:marBottom w:val="0"/>
              <w:divBdr>
                <w:top w:val="none" w:sz="0" w:space="0" w:color="auto"/>
                <w:left w:val="none" w:sz="0" w:space="0" w:color="auto"/>
                <w:bottom w:val="none" w:sz="0" w:space="0" w:color="auto"/>
                <w:right w:val="none" w:sz="0" w:space="0" w:color="auto"/>
              </w:divBdr>
            </w:div>
            <w:div w:id="1303920739">
              <w:marLeft w:val="0"/>
              <w:marRight w:val="0"/>
              <w:marTop w:val="0"/>
              <w:marBottom w:val="0"/>
              <w:divBdr>
                <w:top w:val="none" w:sz="0" w:space="0" w:color="auto"/>
                <w:left w:val="none" w:sz="0" w:space="0" w:color="auto"/>
                <w:bottom w:val="none" w:sz="0" w:space="0" w:color="auto"/>
                <w:right w:val="none" w:sz="0" w:space="0" w:color="auto"/>
              </w:divBdr>
            </w:div>
            <w:div w:id="531578827">
              <w:marLeft w:val="0"/>
              <w:marRight w:val="0"/>
              <w:marTop w:val="0"/>
              <w:marBottom w:val="0"/>
              <w:divBdr>
                <w:top w:val="none" w:sz="0" w:space="0" w:color="auto"/>
                <w:left w:val="none" w:sz="0" w:space="0" w:color="auto"/>
                <w:bottom w:val="none" w:sz="0" w:space="0" w:color="auto"/>
                <w:right w:val="none" w:sz="0" w:space="0" w:color="auto"/>
              </w:divBdr>
            </w:div>
            <w:div w:id="1885556065">
              <w:marLeft w:val="0"/>
              <w:marRight w:val="0"/>
              <w:marTop w:val="0"/>
              <w:marBottom w:val="0"/>
              <w:divBdr>
                <w:top w:val="none" w:sz="0" w:space="0" w:color="auto"/>
                <w:left w:val="none" w:sz="0" w:space="0" w:color="auto"/>
                <w:bottom w:val="none" w:sz="0" w:space="0" w:color="auto"/>
                <w:right w:val="none" w:sz="0" w:space="0" w:color="auto"/>
              </w:divBdr>
            </w:div>
            <w:div w:id="322665835">
              <w:marLeft w:val="0"/>
              <w:marRight w:val="0"/>
              <w:marTop w:val="0"/>
              <w:marBottom w:val="0"/>
              <w:divBdr>
                <w:top w:val="none" w:sz="0" w:space="0" w:color="auto"/>
                <w:left w:val="none" w:sz="0" w:space="0" w:color="auto"/>
                <w:bottom w:val="none" w:sz="0" w:space="0" w:color="auto"/>
                <w:right w:val="none" w:sz="0" w:space="0" w:color="auto"/>
              </w:divBdr>
            </w:div>
            <w:div w:id="817916789">
              <w:marLeft w:val="0"/>
              <w:marRight w:val="0"/>
              <w:marTop w:val="0"/>
              <w:marBottom w:val="0"/>
              <w:divBdr>
                <w:top w:val="none" w:sz="0" w:space="0" w:color="auto"/>
                <w:left w:val="none" w:sz="0" w:space="0" w:color="auto"/>
                <w:bottom w:val="none" w:sz="0" w:space="0" w:color="auto"/>
                <w:right w:val="none" w:sz="0" w:space="0" w:color="auto"/>
              </w:divBdr>
            </w:div>
            <w:div w:id="580065399">
              <w:marLeft w:val="0"/>
              <w:marRight w:val="0"/>
              <w:marTop w:val="0"/>
              <w:marBottom w:val="0"/>
              <w:divBdr>
                <w:top w:val="none" w:sz="0" w:space="0" w:color="auto"/>
                <w:left w:val="none" w:sz="0" w:space="0" w:color="auto"/>
                <w:bottom w:val="none" w:sz="0" w:space="0" w:color="auto"/>
                <w:right w:val="none" w:sz="0" w:space="0" w:color="auto"/>
              </w:divBdr>
            </w:div>
            <w:div w:id="511066338">
              <w:marLeft w:val="0"/>
              <w:marRight w:val="0"/>
              <w:marTop w:val="0"/>
              <w:marBottom w:val="0"/>
              <w:divBdr>
                <w:top w:val="none" w:sz="0" w:space="0" w:color="auto"/>
                <w:left w:val="none" w:sz="0" w:space="0" w:color="auto"/>
                <w:bottom w:val="none" w:sz="0" w:space="0" w:color="auto"/>
                <w:right w:val="none" w:sz="0" w:space="0" w:color="auto"/>
              </w:divBdr>
            </w:div>
            <w:div w:id="1040470860">
              <w:marLeft w:val="0"/>
              <w:marRight w:val="0"/>
              <w:marTop w:val="0"/>
              <w:marBottom w:val="0"/>
              <w:divBdr>
                <w:top w:val="none" w:sz="0" w:space="0" w:color="auto"/>
                <w:left w:val="none" w:sz="0" w:space="0" w:color="auto"/>
                <w:bottom w:val="none" w:sz="0" w:space="0" w:color="auto"/>
                <w:right w:val="none" w:sz="0" w:space="0" w:color="auto"/>
              </w:divBdr>
            </w:div>
            <w:div w:id="958875796">
              <w:marLeft w:val="0"/>
              <w:marRight w:val="0"/>
              <w:marTop w:val="0"/>
              <w:marBottom w:val="0"/>
              <w:divBdr>
                <w:top w:val="none" w:sz="0" w:space="0" w:color="auto"/>
                <w:left w:val="none" w:sz="0" w:space="0" w:color="auto"/>
                <w:bottom w:val="none" w:sz="0" w:space="0" w:color="auto"/>
                <w:right w:val="none" w:sz="0" w:space="0" w:color="auto"/>
              </w:divBdr>
            </w:div>
            <w:div w:id="1934775866">
              <w:marLeft w:val="0"/>
              <w:marRight w:val="0"/>
              <w:marTop w:val="0"/>
              <w:marBottom w:val="0"/>
              <w:divBdr>
                <w:top w:val="none" w:sz="0" w:space="0" w:color="auto"/>
                <w:left w:val="none" w:sz="0" w:space="0" w:color="auto"/>
                <w:bottom w:val="none" w:sz="0" w:space="0" w:color="auto"/>
                <w:right w:val="none" w:sz="0" w:space="0" w:color="auto"/>
              </w:divBdr>
            </w:div>
            <w:div w:id="2135638350">
              <w:marLeft w:val="0"/>
              <w:marRight w:val="0"/>
              <w:marTop w:val="0"/>
              <w:marBottom w:val="0"/>
              <w:divBdr>
                <w:top w:val="none" w:sz="0" w:space="0" w:color="auto"/>
                <w:left w:val="none" w:sz="0" w:space="0" w:color="auto"/>
                <w:bottom w:val="none" w:sz="0" w:space="0" w:color="auto"/>
                <w:right w:val="none" w:sz="0" w:space="0" w:color="auto"/>
              </w:divBdr>
            </w:div>
            <w:div w:id="1701199544">
              <w:marLeft w:val="0"/>
              <w:marRight w:val="0"/>
              <w:marTop w:val="0"/>
              <w:marBottom w:val="0"/>
              <w:divBdr>
                <w:top w:val="none" w:sz="0" w:space="0" w:color="auto"/>
                <w:left w:val="none" w:sz="0" w:space="0" w:color="auto"/>
                <w:bottom w:val="none" w:sz="0" w:space="0" w:color="auto"/>
                <w:right w:val="none" w:sz="0" w:space="0" w:color="auto"/>
              </w:divBdr>
            </w:div>
            <w:div w:id="630667894">
              <w:marLeft w:val="0"/>
              <w:marRight w:val="0"/>
              <w:marTop w:val="0"/>
              <w:marBottom w:val="0"/>
              <w:divBdr>
                <w:top w:val="none" w:sz="0" w:space="0" w:color="auto"/>
                <w:left w:val="none" w:sz="0" w:space="0" w:color="auto"/>
                <w:bottom w:val="none" w:sz="0" w:space="0" w:color="auto"/>
                <w:right w:val="none" w:sz="0" w:space="0" w:color="auto"/>
              </w:divBdr>
            </w:div>
            <w:div w:id="1444156327">
              <w:marLeft w:val="0"/>
              <w:marRight w:val="0"/>
              <w:marTop w:val="0"/>
              <w:marBottom w:val="0"/>
              <w:divBdr>
                <w:top w:val="none" w:sz="0" w:space="0" w:color="auto"/>
                <w:left w:val="none" w:sz="0" w:space="0" w:color="auto"/>
                <w:bottom w:val="none" w:sz="0" w:space="0" w:color="auto"/>
                <w:right w:val="none" w:sz="0" w:space="0" w:color="auto"/>
              </w:divBdr>
            </w:div>
            <w:div w:id="1847286001">
              <w:marLeft w:val="0"/>
              <w:marRight w:val="0"/>
              <w:marTop w:val="0"/>
              <w:marBottom w:val="0"/>
              <w:divBdr>
                <w:top w:val="none" w:sz="0" w:space="0" w:color="auto"/>
                <w:left w:val="none" w:sz="0" w:space="0" w:color="auto"/>
                <w:bottom w:val="none" w:sz="0" w:space="0" w:color="auto"/>
                <w:right w:val="none" w:sz="0" w:space="0" w:color="auto"/>
              </w:divBdr>
            </w:div>
            <w:div w:id="729036413">
              <w:marLeft w:val="0"/>
              <w:marRight w:val="0"/>
              <w:marTop w:val="0"/>
              <w:marBottom w:val="0"/>
              <w:divBdr>
                <w:top w:val="none" w:sz="0" w:space="0" w:color="auto"/>
                <w:left w:val="none" w:sz="0" w:space="0" w:color="auto"/>
                <w:bottom w:val="none" w:sz="0" w:space="0" w:color="auto"/>
                <w:right w:val="none" w:sz="0" w:space="0" w:color="auto"/>
              </w:divBdr>
            </w:div>
            <w:div w:id="1819690758">
              <w:marLeft w:val="0"/>
              <w:marRight w:val="0"/>
              <w:marTop w:val="0"/>
              <w:marBottom w:val="0"/>
              <w:divBdr>
                <w:top w:val="none" w:sz="0" w:space="0" w:color="auto"/>
                <w:left w:val="none" w:sz="0" w:space="0" w:color="auto"/>
                <w:bottom w:val="none" w:sz="0" w:space="0" w:color="auto"/>
                <w:right w:val="none" w:sz="0" w:space="0" w:color="auto"/>
              </w:divBdr>
            </w:div>
            <w:div w:id="1132284153">
              <w:marLeft w:val="0"/>
              <w:marRight w:val="0"/>
              <w:marTop w:val="0"/>
              <w:marBottom w:val="0"/>
              <w:divBdr>
                <w:top w:val="none" w:sz="0" w:space="0" w:color="auto"/>
                <w:left w:val="none" w:sz="0" w:space="0" w:color="auto"/>
                <w:bottom w:val="none" w:sz="0" w:space="0" w:color="auto"/>
                <w:right w:val="none" w:sz="0" w:space="0" w:color="auto"/>
              </w:divBdr>
            </w:div>
            <w:div w:id="425465795">
              <w:marLeft w:val="0"/>
              <w:marRight w:val="0"/>
              <w:marTop w:val="0"/>
              <w:marBottom w:val="0"/>
              <w:divBdr>
                <w:top w:val="none" w:sz="0" w:space="0" w:color="auto"/>
                <w:left w:val="none" w:sz="0" w:space="0" w:color="auto"/>
                <w:bottom w:val="none" w:sz="0" w:space="0" w:color="auto"/>
                <w:right w:val="none" w:sz="0" w:space="0" w:color="auto"/>
              </w:divBdr>
            </w:div>
            <w:div w:id="438644154">
              <w:marLeft w:val="0"/>
              <w:marRight w:val="0"/>
              <w:marTop w:val="0"/>
              <w:marBottom w:val="0"/>
              <w:divBdr>
                <w:top w:val="none" w:sz="0" w:space="0" w:color="auto"/>
                <w:left w:val="none" w:sz="0" w:space="0" w:color="auto"/>
                <w:bottom w:val="none" w:sz="0" w:space="0" w:color="auto"/>
                <w:right w:val="none" w:sz="0" w:space="0" w:color="auto"/>
              </w:divBdr>
            </w:div>
            <w:div w:id="1350526888">
              <w:marLeft w:val="0"/>
              <w:marRight w:val="0"/>
              <w:marTop w:val="0"/>
              <w:marBottom w:val="0"/>
              <w:divBdr>
                <w:top w:val="none" w:sz="0" w:space="0" w:color="auto"/>
                <w:left w:val="none" w:sz="0" w:space="0" w:color="auto"/>
                <w:bottom w:val="none" w:sz="0" w:space="0" w:color="auto"/>
                <w:right w:val="none" w:sz="0" w:space="0" w:color="auto"/>
              </w:divBdr>
            </w:div>
            <w:div w:id="1049039345">
              <w:marLeft w:val="0"/>
              <w:marRight w:val="0"/>
              <w:marTop w:val="0"/>
              <w:marBottom w:val="0"/>
              <w:divBdr>
                <w:top w:val="none" w:sz="0" w:space="0" w:color="auto"/>
                <w:left w:val="none" w:sz="0" w:space="0" w:color="auto"/>
                <w:bottom w:val="none" w:sz="0" w:space="0" w:color="auto"/>
                <w:right w:val="none" w:sz="0" w:space="0" w:color="auto"/>
              </w:divBdr>
            </w:div>
            <w:div w:id="1719936214">
              <w:marLeft w:val="0"/>
              <w:marRight w:val="0"/>
              <w:marTop w:val="0"/>
              <w:marBottom w:val="0"/>
              <w:divBdr>
                <w:top w:val="none" w:sz="0" w:space="0" w:color="auto"/>
                <w:left w:val="none" w:sz="0" w:space="0" w:color="auto"/>
                <w:bottom w:val="none" w:sz="0" w:space="0" w:color="auto"/>
                <w:right w:val="none" w:sz="0" w:space="0" w:color="auto"/>
              </w:divBdr>
            </w:div>
            <w:div w:id="1182210010">
              <w:marLeft w:val="0"/>
              <w:marRight w:val="0"/>
              <w:marTop w:val="0"/>
              <w:marBottom w:val="0"/>
              <w:divBdr>
                <w:top w:val="none" w:sz="0" w:space="0" w:color="auto"/>
                <w:left w:val="none" w:sz="0" w:space="0" w:color="auto"/>
                <w:bottom w:val="none" w:sz="0" w:space="0" w:color="auto"/>
                <w:right w:val="none" w:sz="0" w:space="0" w:color="auto"/>
              </w:divBdr>
            </w:div>
            <w:div w:id="157229090">
              <w:marLeft w:val="0"/>
              <w:marRight w:val="0"/>
              <w:marTop w:val="0"/>
              <w:marBottom w:val="0"/>
              <w:divBdr>
                <w:top w:val="none" w:sz="0" w:space="0" w:color="auto"/>
                <w:left w:val="none" w:sz="0" w:space="0" w:color="auto"/>
                <w:bottom w:val="none" w:sz="0" w:space="0" w:color="auto"/>
                <w:right w:val="none" w:sz="0" w:space="0" w:color="auto"/>
              </w:divBdr>
            </w:div>
            <w:div w:id="1389956721">
              <w:marLeft w:val="0"/>
              <w:marRight w:val="0"/>
              <w:marTop w:val="0"/>
              <w:marBottom w:val="0"/>
              <w:divBdr>
                <w:top w:val="none" w:sz="0" w:space="0" w:color="auto"/>
                <w:left w:val="none" w:sz="0" w:space="0" w:color="auto"/>
                <w:bottom w:val="none" w:sz="0" w:space="0" w:color="auto"/>
                <w:right w:val="none" w:sz="0" w:space="0" w:color="auto"/>
              </w:divBdr>
            </w:div>
            <w:div w:id="576787253">
              <w:marLeft w:val="0"/>
              <w:marRight w:val="0"/>
              <w:marTop w:val="0"/>
              <w:marBottom w:val="0"/>
              <w:divBdr>
                <w:top w:val="none" w:sz="0" w:space="0" w:color="auto"/>
                <w:left w:val="none" w:sz="0" w:space="0" w:color="auto"/>
                <w:bottom w:val="none" w:sz="0" w:space="0" w:color="auto"/>
                <w:right w:val="none" w:sz="0" w:space="0" w:color="auto"/>
              </w:divBdr>
            </w:div>
            <w:div w:id="1398086298">
              <w:marLeft w:val="0"/>
              <w:marRight w:val="0"/>
              <w:marTop w:val="0"/>
              <w:marBottom w:val="0"/>
              <w:divBdr>
                <w:top w:val="none" w:sz="0" w:space="0" w:color="auto"/>
                <w:left w:val="none" w:sz="0" w:space="0" w:color="auto"/>
                <w:bottom w:val="none" w:sz="0" w:space="0" w:color="auto"/>
                <w:right w:val="none" w:sz="0" w:space="0" w:color="auto"/>
              </w:divBdr>
            </w:div>
            <w:div w:id="643388502">
              <w:marLeft w:val="0"/>
              <w:marRight w:val="0"/>
              <w:marTop w:val="0"/>
              <w:marBottom w:val="0"/>
              <w:divBdr>
                <w:top w:val="none" w:sz="0" w:space="0" w:color="auto"/>
                <w:left w:val="none" w:sz="0" w:space="0" w:color="auto"/>
                <w:bottom w:val="none" w:sz="0" w:space="0" w:color="auto"/>
                <w:right w:val="none" w:sz="0" w:space="0" w:color="auto"/>
              </w:divBdr>
            </w:div>
            <w:div w:id="235749220">
              <w:marLeft w:val="0"/>
              <w:marRight w:val="0"/>
              <w:marTop w:val="0"/>
              <w:marBottom w:val="0"/>
              <w:divBdr>
                <w:top w:val="none" w:sz="0" w:space="0" w:color="auto"/>
                <w:left w:val="none" w:sz="0" w:space="0" w:color="auto"/>
                <w:bottom w:val="none" w:sz="0" w:space="0" w:color="auto"/>
                <w:right w:val="none" w:sz="0" w:space="0" w:color="auto"/>
              </w:divBdr>
            </w:div>
            <w:div w:id="2133204808">
              <w:marLeft w:val="0"/>
              <w:marRight w:val="0"/>
              <w:marTop w:val="0"/>
              <w:marBottom w:val="0"/>
              <w:divBdr>
                <w:top w:val="none" w:sz="0" w:space="0" w:color="auto"/>
                <w:left w:val="none" w:sz="0" w:space="0" w:color="auto"/>
                <w:bottom w:val="none" w:sz="0" w:space="0" w:color="auto"/>
                <w:right w:val="none" w:sz="0" w:space="0" w:color="auto"/>
              </w:divBdr>
            </w:div>
            <w:div w:id="538668768">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439254727">
              <w:marLeft w:val="0"/>
              <w:marRight w:val="0"/>
              <w:marTop w:val="0"/>
              <w:marBottom w:val="0"/>
              <w:divBdr>
                <w:top w:val="none" w:sz="0" w:space="0" w:color="auto"/>
                <w:left w:val="none" w:sz="0" w:space="0" w:color="auto"/>
                <w:bottom w:val="none" w:sz="0" w:space="0" w:color="auto"/>
                <w:right w:val="none" w:sz="0" w:space="0" w:color="auto"/>
              </w:divBdr>
            </w:div>
            <w:div w:id="663625175">
              <w:marLeft w:val="0"/>
              <w:marRight w:val="0"/>
              <w:marTop w:val="0"/>
              <w:marBottom w:val="0"/>
              <w:divBdr>
                <w:top w:val="none" w:sz="0" w:space="0" w:color="auto"/>
                <w:left w:val="none" w:sz="0" w:space="0" w:color="auto"/>
                <w:bottom w:val="none" w:sz="0" w:space="0" w:color="auto"/>
                <w:right w:val="none" w:sz="0" w:space="0" w:color="auto"/>
              </w:divBdr>
            </w:div>
            <w:div w:id="1171993793">
              <w:marLeft w:val="0"/>
              <w:marRight w:val="0"/>
              <w:marTop w:val="0"/>
              <w:marBottom w:val="0"/>
              <w:divBdr>
                <w:top w:val="none" w:sz="0" w:space="0" w:color="auto"/>
                <w:left w:val="none" w:sz="0" w:space="0" w:color="auto"/>
                <w:bottom w:val="none" w:sz="0" w:space="0" w:color="auto"/>
                <w:right w:val="none" w:sz="0" w:space="0" w:color="auto"/>
              </w:divBdr>
            </w:div>
            <w:div w:id="1613899882">
              <w:marLeft w:val="0"/>
              <w:marRight w:val="0"/>
              <w:marTop w:val="0"/>
              <w:marBottom w:val="0"/>
              <w:divBdr>
                <w:top w:val="none" w:sz="0" w:space="0" w:color="auto"/>
                <w:left w:val="none" w:sz="0" w:space="0" w:color="auto"/>
                <w:bottom w:val="none" w:sz="0" w:space="0" w:color="auto"/>
                <w:right w:val="none" w:sz="0" w:space="0" w:color="auto"/>
              </w:divBdr>
            </w:div>
            <w:div w:id="2053535210">
              <w:marLeft w:val="0"/>
              <w:marRight w:val="0"/>
              <w:marTop w:val="0"/>
              <w:marBottom w:val="0"/>
              <w:divBdr>
                <w:top w:val="none" w:sz="0" w:space="0" w:color="auto"/>
                <w:left w:val="none" w:sz="0" w:space="0" w:color="auto"/>
                <w:bottom w:val="none" w:sz="0" w:space="0" w:color="auto"/>
                <w:right w:val="none" w:sz="0" w:space="0" w:color="auto"/>
              </w:divBdr>
            </w:div>
            <w:div w:id="939794221">
              <w:marLeft w:val="0"/>
              <w:marRight w:val="0"/>
              <w:marTop w:val="0"/>
              <w:marBottom w:val="0"/>
              <w:divBdr>
                <w:top w:val="none" w:sz="0" w:space="0" w:color="auto"/>
                <w:left w:val="none" w:sz="0" w:space="0" w:color="auto"/>
                <w:bottom w:val="none" w:sz="0" w:space="0" w:color="auto"/>
                <w:right w:val="none" w:sz="0" w:space="0" w:color="auto"/>
              </w:divBdr>
            </w:div>
            <w:div w:id="62148738">
              <w:marLeft w:val="0"/>
              <w:marRight w:val="0"/>
              <w:marTop w:val="0"/>
              <w:marBottom w:val="0"/>
              <w:divBdr>
                <w:top w:val="none" w:sz="0" w:space="0" w:color="auto"/>
                <w:left w:val="none" w:sz="0" w:space="0" w:color="auto"/>
                <w:bottom w:val="none" w:sz="0" w:space="0" w:color="auto"/>
                <w:right w:val="none" w:sz="0" w:space="0" w:color="auto"/>
              </w:divBdr>
            </w:div>
            <w:div w:id="521558200">
              <w:marLeft w:val="0"/>
              <w:marRight w:val="0"/>
              <w:marTop w:val="0"/>
              <w:marBottom w:val="0"/>
              <w:divBdr>
                <w:top w:val="none" w:sz="0" w:space="0" w:color="auto"/>
                <w:left w:val="none" w:sz="0" w:space="0" w:color="auto"/>
                <w:bottom w:val="none" w:sz="0" w:space="0" w:color="auto"/>
                <w:right w:val="none" w:sz="0" w:space="0" w:color="auto"/>
              </w:divBdr>
            </w:div>
            <w:div w:id="600529939">
              <w:marLeft w:val="0"/>
              <w:marRight w:val="0"/>
              <w:marTop w:val="0"/>
              <w:marBottom w:val="0"/>
              <w:divBdr>
                <w:top w:val="none" w:sz="0" w:space="0" w:color="auto"/>
                <w:left w:val="none" w:sz="0" w:space="0" w:color="auto"/>
                <w:bottom w:val="none" w:sz="0" w:space="0" w:color="auto"/>
                <w:right w:val="none" w:sz="0" w:space="0" w:color="auto"/>
              </w:divBdr>
            </w:div>
            <w:div w:id="1906526747">
              <w:marLeft w:val="0"/>
              <w:marRight w:val="0"/>
              <w:marTop w:val="0"/>
              <w:marBottom w:val="0"/>
              <w:divBdr>
                <w:top w:val="none" w:sz="0" w:space="0" w:color="auto"/>
                <w:left w:val="none" w:sz="0" w:space="0" w:color="auto"/>
                <w:bottom w:val="none" w:sz="0" w:space="0" w:color="auto"/>
                <w:right w:val="none" w:sz="0" w:space="0" w:color="auto"/>
              </w:divBdr>
            </w:div>
            <w:div w:id="167792927">
              <w:marLeft w:val="0"/>
              <w:marRight w:val="0"/>
              <w:marTop w:val="0"/>
              <w:marBottom w:val="0"/>
              <w:divBdr>
                <w:top w:val="none" w:sz="0" w:space="0" w:color="auto"/>
                <w:left w:val="none" w:sz="0" w:space="0" w:color="auto"/>
                <w:bottom w:val="none" w:sz="0" w:space="0" w:color="auto"/>
                <w:right w:val="none" w:sz="0" w:space="0" w:color="auto"/>
              </w:divBdr>
            </w:div>
            <w:div w:id="579559160">
              <w:marLeft w:val="0"/>
              <w:marRight w:val="0"/>
              <w:marTop w:val="0"/>
              <w:marBottom w:val="0"/>
              <w:divBdr>
                <w:top w:val="none" w:sz="0" w:space="0" w:color="auto"/>
                <w:left w:val="none" w:sz="0" w:space="0" w:color="auto"/>
                <w:bottom w:val="none" w:sz="0" w:space="0" w:color="auto"/>
                <w:right w:val="none" w:sz="0" w:space="0" w:color="auto"/>
              </w:divBdr>
            </w:div>
            <w:div w:id="1777022987">
              <w:marLeft w:val="0"/>
              <w:marRight w:val="0"/>
              <w:marTop w:val="0"/>
              <w:marBottom w:val="0"/>
              <w:divBdr>
                <w:top w:val="none" w:sz="0" w:space="0" w:color="auto"/>
                <w:left w:val="none" w:sz="0" w:space="0" w:color="auto"/>
                <w:bottom w:val="none" w:sz="0" w:space="0" w:color="auto"/>
                <w:right w:val="none" w:sz="0" w:space="0" w:color="auto"/>
              </w:divBdr>
            </w:div>
            <w:div w:id="528370589">
              <w:marLeft w:val="0"/>
              <w:marRight w:val="0"/>
              <w:marTop w:val="0"/>
              <w:marBottom w:val="0"/>
              <w:divBdr>
                <w:top w:val="none" w:sz="0" w:space="0" w:color="auto"/>
                <w:left w:val="none" w:sz="0" w:space="0" w:color="auto"/>
                <w:bottom w:val="none" w:sz="0" w:space="0" w:color="auto"/>
                <w:right w:val="none" w:sz="0" w:space="0" w:color="auto"/>
              </w:divBdr>
            </w:div>
            <w:div w:id="1912040451">
              <w:marLeft w:val="0"/>
              <w:marRight w:val="0"/>
              <w:marTop w:val="0"/>
              <w:marBottom w:val="0"/>
              <w:divBdr>
                <w:top w:val="none" w:sz="0" w:space="0" w:color="auto"/>
                <w:left w:val="none" w:sz="0" w:space="0" w:color="auto"/>
                <w:bottom w:val="none" w:sz="0" w:space="0" w:color="auto"/>
                <w:right w:val="none" w:sz="0" w:space="0" w:color="auto"/>
              </w:divBdr>
            </w:div>
            <w:div w:id="1692534393">
              <w:marLeft w:val="0"/>
              <w:marRight w:val="0"/>
              <w:marTop w:val="0"/>
              <w:marBottom w:val="0"/>
              <w:divBdr>
                <w:top w:val="none" w:sz="0" w:space="0" w:color="auto"/>
                <w:left w:val="none" w:sz="0" w:space="0" w:color="auto"/>
                <w:bottom w:val="none" w:sz="0" w:space="0" w:color="auto"/>
                <w:right w:val="none" w:sz="0" w:space="0" w:color="auto"/>
              </w:divBdr>
            </w:div>
            <w:div w:id="1390036902">
              <w:marLeft w:val="0"/>
              <w:marRight w:val="0"/>
              <w:marTop w:val="0"/>
              <w:marBottom w:val="0"/>
              <w:divBdr>
                <w:top w:val="none" w:sz="0" w:space="0" w:color="auto"/>
                <w:left w:val="none" w:sz="0" w:space="0" w:color="auto"/>
                <w:bottom w:val="none" w:sz="0" w:space="0" w:color="auto"/>
                <w:right w:val="none" w:sz="0" w:space="0" w:color="auto"/>
              </w:divBdr>
            </w:div>
            <w:div w:id="1373576054">
              <w:marLeft w:val="0"/>
              <w:marRight w:val="0"/>
              <w:marTop w:val="0"/>
              <w:marBottom w:val="0"/>
              <w:divBdr>
                <w:top w:val="none" w:sz="0" w:space="0" w:color="auto"/>
                <w:left w:val="none" w:sz="0" w:space="0" w:color="auto"/>
                <w:bottom w:val="none" w:sz="0" w:space="0" w:color="auto"/>
                <w:right w:val="none" w:sz="0" w:space="0" w:color="auto"/>
              </w:divBdr>
            </w:div>
            <w:div w:id="376902620">
              <w:marLeft w:val="0"/>
              <w:marRight w:val="0"/>
              <w:marTop w:val="0"/>
              <w:marBottom w:val="0"/>
              <w:divBdr>
                <w:top w:val="none" w:sz="0" w:space="0" w:color="auto"/>
                <w:left w:val="none" w:sz="0" w:space="0" w:color="auto"/>
                <w:bottom w:val="none" w:sz="0" w:space="0" w:color="auto"/>
                <w:right w:val="none" w:sz="0" w:space="0" w:color="auto"/>
              </w:divBdr>
            </w:div>
            <w:div w:id="2028410726">
              <w:marLeft w:val="0"/>
              <w:marRight w:val="0"/>
              <w:marTop w:val="0"/>
              <w:marBottom w:val="0"/>
              <w:divBdr>
                <w:top w:val="none" w:sz="0" w:space="0" w:color="auto"/>
                <w:left w:val="none" w:sz="0" w:space="0" w:color="auto"/>
                <w:bottom w:val="none" w:sz="0" w:space="0" w:color="auto"/>
                <w:right w:val="none" w:sz="0" w:space="0" w:color="auto"/>
              </w:divBdr>
            </w:div>
            <w:div w:id="570821186">
              <w:marLeft w:val="0"/>
              <w:marRight w:val="0"/>
              <w:marTop w:val="0"/>
              <w:marBottom w:val="0"/>
              <w:divBdr>
                <w:top w:val="none" w:sz="0" w:space="0" w:color="auto"/>
                <w:left w:val="none" w:sz="0" w:space="0" w:color="auto"/>
                <w:bottom w:val="none" w:sz="0" w:space="0" w:color="auto"/>
                <w:right w:val="none" w:sz="0" w:space="0" w:color="auto"/>
              </w:divBdr>
            </w:div>
            <w:div w:id="574820271">
              <w:marLeft w:val="0"/>
              <w:marRight w:val="0"/>
              <w:marTop w:val="0"/>
              <w:marBottom w:val="0"/>
              <w:divBdr>
                <w:top w:val="none" w:sz="0" w:space="0" w:color="auto"/>
                <w:left w:val="none" w:sz="0" w:space="0" w:color="auto"/>
                <w:bottom w:val="none" w:sz="0" w:space="0" w:color="auto"/>
                <w:right w:val="none" w:sz="0" w:space="0" w:color="auto"/>
              </w:divBdr>
            </w:div>
            <w:div w:id="1018429736">
              <w:marLeft w:val="0"/>
              <w:marRight w:val="0"/>
              <w:marTop w:val="0"/>
              <w:marBottom w:val="0"/>
              <w:divBdr>
                <w:top w:val="none" w:sz="0" w:space="0" w:color="auto"/>
                <w:left w:val="none" w:sz="0" w:space="0" w:color="auto"/>
                <w:bottom w:val="none" w:sz="0" w:space="0" w:color="auto"/>
                <w:right w:val="none" w:sz="0" w:space="0" w:color="auto"/>
              </w:divBdr>
            </w:div>
            <w:div w:id="1361315949">
              <w:marLeft w:val="0"/>
              <w:marRight w:val="0"/>
              <w:marTop w:val="0"/>
              <w:marBottom w:val="0"/>
              <w:divBdr>
                <w:top w:val="none" w:sz="0" w:space="0" w:color="auto"/>
                <w:left w:val="none" w:sz="0" w:space="0" w:color="auto"/>
                <w:bottom w:val="none" w:sz="0" w:space="0" w:color="auto"/>
                <w:right w:val="none" w:sz="0" w:space="0" w:color="auto"/>
              </w:divBdr>
            </w:div>
            <w:div w:id="1358430264">
              <w:marLeft w:val="0"/>
              <w:marRight w:val="0"/>
              <w:marTop w:val="0"/>
              <w:marBottom w:val="0"/>
              <w:divBdr>
                <w:top w:val="none" w:sz="0" w:space="0" w:color="auto"/>
                <w:left w:val="none" w:sz="0" w:space="0" w:color="auto"/>
                <w:bottom w:val="none" w:sz="0" w:space="0" w:color="auto"/>
                <w:right w:val="none" w:sz="0" w:space="0" w:color="auto"/>
              </w:divBdr>
            </w:div>
            <w:div w:id="1723291059">
              <w:marLeft w:val="0"/>
              <w:marRight w:val="0"/>
              <w:marTop w:val="0"/>
              <w:marBottom w:val="0"/>
              <w:divBdr>
                <w:top w:val="none" w:sz="0" w:space="0" w:color="auto"/>
                <w:left w:val="none" w:sz="0" w:space="0" w:color="auto"/>
                <w:bottom w:val="none" w:sz="0" w:space="0" w:color="auto"/>
                <w:right w:val="none" w:sz="0" w:space="0" w:color="auto"/>
              </w:divBdr>
            </w:div>
            <w:div w:id="1126771529">
              <w:marLeft w:val="0"/>
              <w:marRight w:val="0"/>
              <w:marTop w:val="0"/>
              <w:marBottom w:val="0"/>
              <w:divBdr>
                <w:top w:val="none" w:sz="0" w:space="0" w:color="auto"/>
                <w:left w:val="none" w:sz="0" w:space="0" w:color="auto"/>
                <w:bottom w:val="none" w:sz="0" w:space="0" w:color="auto"/>
                <w:right w:val="none" w:sz="0" w:space="0" w:color="auto"/>
              </w:divBdr>
            </w:div>
            <w:div w:id="446781101">
              <w:marLeft w:val="0"/>
              <w:marRight w:val="0"/>
              <w:marTop w:val="0"/>
              <w:marBottom w:val="0"/>
              <w:divBdr>
                <w:top w:val="none" w:sz="0" w:space="0" w:color="auto"/>
                <w:left w:val="none" w:sz="0" w:space="0" w:color="auto"/>
                <w:bottom w:val="none" w:sz="0" w:space="0" w:color="auto"/>
                <w:right w:val="none" w:sz="0" w:space="0" w:color="auto"/>
              </w:divBdr>
            </w:div>
            <w:div w:id="1284648790">
              <w:marLeft w:val="0"/>
              <w:marRight w:val="0"/>
              <w:marTop w:val="0"/>
              <w:marBottom w:val="0"/>
              <w:divBdr>
                <w:top w:val="none" w:sz="0" w:space="0" w:color="auto"/>
                <w:left w:val="none" w:sz="0" w:space="0" w:color="auto"/>
                <w:bottom w:val="none" w:sz="0" w:space="0" w:color="auto"/>
                <w:right w:val="none" w:sz="0" w:space="0" w:color="auto"/>
              </w:divBdr>
            </w:div>
            <w:div w:id="252787068">
              <w:marLeft w:val="0"/>
              <w:marRight w:val="0"/>
              <w:marTop w:val="0"/>
              <w:marBottom w:val="0"/>
              <w:divBdr>
                <w:top w:val="none" w:sz="0" w:space="0" w:color="auto"/>
                <w:left w:val="none" w:sz="0" w:space="0" w:color="auto"/>
                <w:bottom w:val="none" w:sz="0" w:space="0" w:color="auto"/>
                <w:right w:val="none" w:sz="0" w:space="0" w:color="auto"/>
              </w:divBdr>
            </w:div>
            <w:div w:id="1791895960">
              <w:marLeft w:val="0"/>
              <w:marRight w:val="0"/>
              <w:marTop w:val="0"/>
              <w:marBottom w:val="0"/>
              <w:divBdr>
                <w:top w:val="none" w:sz="0" w:space="0" w:color="auto"/>
                <w:left w:val="none" w:sz="0" w:space="0" w:color="auto"/>
                <w:bottom w:val="none" w:sz="0" w:space="0" w:color="auto"/>
                <w:right w:val="none" w:sz="0" w:space="0" w:color="auto"/>
              </w:divBdr>
            </w:div>
            <w:div w:id="1036275741">
              <w:marLeft w:val="0"/>
              <w:marRight w:val="0"/>
              <w:marTop w:val="0"/>
              <w:marBottom w:val="0"/>
              <w:divBdr>
                <w:top w:val="none" w:sz="0" w:space="0" w:color="auto"/>
                <w:left w:val="none" w:sz="0" w:space="0" w:color="auto"/>
                <w:bottom w:val="none" w:sz="0" w:space="0" w:color="auto"/>
                <w:right w:val="none" w:sz="0" w:space="0" w:color="auto"/>
              </w:divBdr>
            </w:div>
            <w:div w:id="344093457">
              <w:marLeft w:val="0"/>
              <w:marRight w:val="0"/>
              <w:marTop w:val="0"/>
              <w:marBottom w:val="0"/>
              <w:divBdr>
                <w:top w:val="none" w:sz="0" w:space="0" w:color="auto"/>
                <w:left w:val="none" w:sz="0" w:space="0" w:color="auto"/>
                <w:bottom w:val="none" w:sz="0" w:space="0" w:color="auto"/>
                <w:right w:val="none" w:sz="0" w:space="0" w:color="auto"/>
              </w:divBdr>
            </w:div>
            <w:div w:id="175317293">
              <w:marLeft w:val="0"/>
              <w:marRight w:val="0"/>
              <w:marTop w:val="0"/>
              <w:marBottom w:val="0"/>
              <w:divBdr>
                <w:top w:val="none" w:sz="0" w:space="0" w:color="auto"/>
                <w:left w:val="none" w:sz="0" w:space="0" w:color="auto"/>
                <w:bottom w:val="none" w:sz="0" w:space="0" w:color="auto"/>
                <w:right w:val="none" w:sz="0" w:space="0" w:color="auto"/>
              </w:divBdr>
            </w:div>
            <w:div w:id="1115949850">
              <w:marLeft w:val="0"/>
              <w:marRight w:val="0"/>
              <w:marTop w:val="0"/>
              <w:marBottom w:val="0"/>
              <w:divBdr>
                <w:top w:val="none" w:sz="0" w:space="0" w:color="auto"/>
                <w:left w:val="none" w:sz="0" w:space="0" w:color="auto"/>
                <w:bottom w:val="none" w:sz="0" w:space="0" w:color="auto"/>
                <w:right w:val="none" w:sz="0" w:space="0" w:color="auto"/>
              </w:divBdr>
            </w:div>
            <w:div w:id="2126149465">
              <w:marLeft w:val="0"/>
              <w:marRight w:val="0"/>
              <w:marTop w:val="0"/>
              <w:marBottom w:val="0"/>
              <w:divBdr>
                <w:top w:val="none" w:sz="0" w:space="0" w:color="auto"/>
                <w:left w:val="none" w:sz="0" w:space="0" w:color="auto"/>
                <w:bottom w:val="none" w:sz="0" w:space="0" w:color="auto"/>
                <w:right w:val="none" w:sz="0" w:space="0" w:color="auto"/>
              </w:divBdr>
            </w:div>
            <w:div w:id="774642783">
              <w:marLeft w:val="0"/>
              <w:marRight w:val="0"/>
              <w:marTop w:val="0"/>
              <w:marBottom w:val="0"/>
              <w:divBdr>
                <w:top w:val="none" w:sz="0" w:space="0" w:color="auto"/>
                <w:left w:val="none" w:sz="0" w:space="0" w:color="auto"/>
                <w:bottom w:val="none" w:sz="0" w:space="0" w:color="auto"/>
                <w:right w:val="none" w:sz="0" w:space="0" w:color="auto"/>
              </w:divBdr>
            </w:div>
            <w:div w:id="1755206986">
              <w:marLeft w:val="0"/>
              <w:marRight w:val="0"/>
              <w:marTop w:val="0"/>
              <w:marBottom w:val="0"/>
              <w:divBdr>
                <w:top w:val="none" w:sz="0" w:space="0" w:color="auto"/>
                <w:left w:val="none" w:sz="0" w:space="0" w:color="auto"/>
                <w:bottom w:val="none" w:sz="0" w:space="0" w:color="auto"/>
                <w:right w:val="none" w:sz="0" w:space="0" w:color="auto"/>
              </w:divBdr>
            </w:div>
            <w:div w:id="353926413">
              <w:marLeft w:val="0"/>
              <w:marRight w:val="0"/>
              <w:marTop w:val="0"/>
              <w:marBottom w:val="0"/>
              <w:divBdr>
                <w:top w:val="none" w:sz="0" w:space="0" w:color="auto"/>
                <w:left w:val="none" w:sz="0" w:space="0" w:color="auto"/>
                <w:bottom w:val="none" w:sz="0" w:space="0" w:color="auto"/>
                <w:right w:val="none" w:sz="0" w:space="0" w:color="auto"/>
              </w:divBdr>
            </w:div>
            <w:div w:id="295795059">
              <w:marLeft w:val="0"/>
              <w:marRight w:val="0"/>
              <w:marTop w:val="0"/>
              <w:marBottom w:val="0"/>
              <w:divBdr>
                <w:top w:val="none" w:sz="0" w:space="0" w:color="auto"/>
                <w:left w:val="none" w:sz="0" w:space="0" w:color="auto"/>
                <w:bottom w:val="none" w:sz="0" w:space="0" w:color="auto"/>
                <w:right w:val="none" w:sz="0" w:space="0" w:color="auto"/>
              </w:divBdr>
            </w:div>
            <w:div w:id="1761101173">
              <w:marLeft w:val="0"/>
              <w:marRight w:val="0"/>
              <w:marTop w:val="0"/>
              <w:marBottom w:val="0"/>
              <w:divBdr>
                <w:top w:val="none" w:sz="0" w:space="0" w:color="auto"/>
                <w:left w:val="none" w:sz="0" w:space="0" w:color="auto"/>
                <w:bottom w:val="none" w:sz="0" w:space="0" w:color="auto"/>
                <w:right w:val="none" w:sz="0" w:space="0" w:color="auto"/>
              </w:divBdr>
            </w:div>
            <w:div w:id="740056602">
              <w:marLeft w:val="0"/>
              <w:marRight w:val="0"/>
              <w:marTop w:val="0"/>
              <w:marBottom w:val="0"/>
              <w:divBdr>
                <w:top w:val="none" w:sz="0" w:space="0" w:color="auto"/>
                <w:left w:val="none" w:sz="0" w:space="0" w:color="auto"/>
                <w:bottom w:val="none" w:sz="0" w:space="0" w:color="auto"/>
                <w:right w:val="none" w:sz="0" w:space="0" w:color="auto"/>
              </w:divBdr>
            </w:div>
            <w:div w:id="903488291">
              <w:marLeft w:val="0"/>
              <w:marRight w:val="0"/>
              <w:marTop w:val="0"/>
              <w:marBottom w:val="0"/>
              <w:divBdr>
                <w:top w:val="none" w:sz="0" w:space="0" w:color="auto"/>
                <w:left w:val="none" w:sz="0" w:space="0" w:color="auto"/>
                <w:bottom w:val="none" w:sz="0" w:space="0" w:color="auto"/>
                <w:right w:val="none" w:sz="0" w:space="0" w:color="auto"/>
              </w:divBdr>
            </w:div>
            <w:div w:id="2007510696">
              <w:marLeft w:val="0"/>
              <w:marRight w:val="0"/>
              <w:marTop w:val="0"/>
              <w:marBottom w:val="0"/>
              <w:divBdr>
                <w:top w:val="none" w:sz="0" w:space="0" w:color="auto"/>
                <w:left w:val="none" w:sz="0" w:space="0" w:color="auto"/>
                <w:bottom w:val="none" w:sz="0" w:space="0" w:color="auto"/>
                <w:right w:val="none" w:sz="0" w:space="0" w:color="auto"/>
              </w:divBdr>
            </w:div>
            <w:div w:id="2099331073">
              <w:marLeft w:val="0"/>
              <w:marRight w:val="0"/>
              <w:marTop w:val="0"/>
              <w:marBottom w:val="0"/>
              <w:divBdr>
                <w:top w:val="none" w:sz="0" w:space="0" w:color="auto"/>
                <w:left w:val="none" w:sz="0" w:space="0" w:color="auto"/>
                <w:bottom w:val="none" w:sz="0" w:space="0" w:color="auto"/>
                <w:right w:val="none" w:sz="0" w:space="0" w:color="auto"/>
              </w:divBdr>
            </w:div>
            <w:div w:id="1963920954">
              <w:marLeft w:val="0"/>
              <w:marRight w:val="0"/>
              <w:marTop w:val="0"/>
              <w:marBottom w:val="0"/>
              <w:divBdr>
                <w:top w:val="none" w:sz="0" w:space="0" w:color="auto"/>
                <w:left w:val="none" w:sz="0" w:space="0" w:color="auto"/>
                <w:bottom w:val="none" w:sz="0" w:space="0" w:color="auto"/>
                <w:right w:val="none" w:sz="0" w:space="0" w:color="auto"/>
              </w:divBdr>
            </w:div>
            <w:div w:id="1423409112">
              <w:marLeft w:val="0"/>
              <w:marRight w:val="0"/>
              <w:marTop w:val="0"/>
              <w:marBottom w:val="0"/>
              <w:divBdr>
                <w:top w:val="none" w:sz="0" w:space="0" w:color="auto"/>
                <w:left w:val="none" w:sz="0" w:space="0" w:color="auto"/>
                <w:bottom w:val="none" w:sz="0" w:space="0" w:color="auto"/>
                <w:right w:val="none" w:sz="0" w:space="0" w:color="auto"/>
              </w:divBdr>
            </w:div>
            <w:div w:id="907300896">
              <w:marLeft w:val="0"/>
              <w:marRight w:val="0"/>
              <w:marTop w:val="0"/>
              <w:marBottom w:val="0"/>
              <w:divBdr>
                <w:top w:val="none" w:sz="0" w:space="0" w:color="auto"/>
                <w:left w:val="none" w:sz="0" w:space="0" w:color="auto"/>
                <w:bottom w:val="none" w:sz="0" w:space="0" w:color="auto"/>
                <w:right w:val="none" w:sz="0" w:space="0" w:color="auto"/>
              </w:divBdr>
            </w:div>
            <w:div w:id="232662835">
              <w:marLeft w:val="0"/>
              <w:marRight w:val="0"/>
              <w:marTop w:val="0"/>
              <w:marBottom w:val="0"/>
              <w:divBdr>
                <w:top w:val="none" w:sz="0" w:space="0" w:color="auto"/>
                <w:left w:val="none" w:sz="0" w:space="0" w:color="auto"/>
                <w:bottom w:val="none" w:sz="0" w:space="0" w:color="auto"/>
                <w:right w:val="none" w:sz="0" w:space="0" w:color="auto"/>
              </w:divBdr>
            </w:div>
            <w:div w:id="1853253618">
              <w:marLeft w:val="0"/>
              <w:marRight w:val="0"/>
              <w:marTop w:val="0"/>
              <w:marBottom w:val="0"/>
              <w:divBdr>
                <w:top w:val="none" w:sz="0" w:space="0" w:color="auto"/>
                <w:left w:val="none" w:sz="0" w:space="0" w:color="auto"/>
                <w:bottom w:val="none" w:sz="0" w:space="0" w:color="auto"/>
                <w:right w:val="none" w:sz="0" w:space="0" w:color="auto"/>
              </w:divBdr>
            </w:div>
            <w:div w:id="1432432268">
              <w:marLeft w:val="0"/>
              <w:marRight w:val="0"/>
              <w:marTop w:val="0"/>
              <w:marBottom w:val="0"/>
              <w:divBdr>
                <w:top w:val="none" w:sz="0" w:space="0" w:color="auto"/>
                <w:left w:val="none" w:sz="0" w:space="0" w:color="auto"/>
                <w:bottom w:val="none" w:sz="0" w:space="0" w:color="auto"/>
                <w:right w:val="none" w:sz="0" w:space="0" w:color="auto"/>
              </w:divBdr>
            </w:div>
            <w:div w:id="1368986406">
              <w:marLeft w:val="0"/>
              <w:marRight w:val="0"/>
              <w:marTop w:val="0"/>
              <w:marBottom w:val="0"/>
              <w:divBdr>
                <w:top w:val="none" w:sz="0" w:space="0" w:color="auto"/>
                <w:left w:val="none" w:sz="0" w:space="0" w:color="auto"/>
                <w:bottom w:val="none" w:sz="0" w:space="0" w:color="auto"/>
                <w:right w:val="none" w:sz="0" w:space="0" w:color="auto"/>
              </w:divBdr>
            </w:div>
            <w:div w:id="699934947">
              <w:marLeft w:val="0"/>
              <w:marRight w:val="0"/>
              <w:marTop w:val="0"/>
              <w:marBottom w:val="0"/>
              <w:divBdr>
                <w:top w:val="none" w:sz="0" w:space="0" w:color="auto"/>
                <w:left w:val="none" w:sz="0" w:space="0" w:color="auto"/>
                <w:bottom w:val="none" w:sz="0" w:space="0" w:color="auto"/>
                <w:right w:val="none" w:sz="0" w:space="0" w:color="auto"/>
              </w:divBdr>
            </w:div>
            <w:div w:id="554389086">
              <w:marLeft w:val="0"/>
              <w:marRight w:val="0"/>
              <w:marTop w:val="0"/>
              <w:marBottom w:val="0"/>
              <w:divBdr>
                <w:top w:val="none" w:sz="0" w:space="0" w:color="auto"/>
                <w:left w:val="none" w:sz="0" w:space="0" w:color="auto"/>
                <w:bottom w:val="none" w:sz="0" w:space="0" w:color="auto"/>
                <w:right w:val="none" w:sz="0" w:space="0" w:color="auto"/>
              </w:divBdr>
            </w:div>
            <w:div w:id="26102402">
              <w:marLeft w:val="0"/>
              <w:marRight w:val="0"/>
              <w:marTop w:val="0"/>
              <w:marBottom w:val="0"/>
              <w:divBdr>
                <w:top w:val="none" w:sz="0" w:space="0" w:color="auto"/>
                <w:left w:val="none" w:sz="0" w:space="0" w:color="auto"/>
                <w:bottom w:val="none" w:sz="0" w:space="0" w:color="auto"/>
                <w:right w:val="none" w:sz="0" w:space="0" w:color="auto"/>
              </w:divBdr>
            </w:div>
            <w:div w:id="1977298169">
              <w:marLeft w:val="0"/>
              <w:marRight w:val="0"/>
              <w:marTop w:val="0"/>
              <w:marBottom w:val="0"/>
              <w:divBdr>
                <w:top w:val="none" w:sz="0" w:space="0" w:color="auto"/>
                <w:left w:val="none" w:sz="0" w:space="0" w:color="auto"/>
                <w:bottom w:val="none" w:sz="0" w:space="0" w:color="auto"/>
                <w:right w:val="none" w:sz="0" w:space="0" w:color="auto"/>
              </w:divBdr>
            </w:div>
            <w:div w:id="1365865384">
              <w:marLeft w:val="0"/>
              <w:marRight w:val="0"/>
              <w:marTop w:val="0"/>
              <w:marBottom w:val="0"/>
              <w:divBdr>
                <w:top w:val="none" w:sz="0" w:space="0" w:color="auto"/>
                <w:left w:val="none" w:sz="0" w:space="0" w:color="auto"/>
                <w:bottom w:val="none" w:sz="0" w:space="0" w:color="auto"/>
                <w:right w:val="none" w:sz="0" w:space="0" w:color="auto"/>
              </w:divBdr>
            </w:div>
            <w:div w:id="209928038">
              <w:marLeft w:val="0"/>
              <w:marRight w:val="0"/>
              <w:marTop w:val="0"/>
              <w:marBottom w:val="0"/>
              <w:divBdr>
                <w:top w:val="none" w:sz="0" w:space="0" w:color="auto"/>
                <w:left w:val="none" w:sz="0" w:space="0" w:color="auto"/>
                <w:bottom w:val="none" w:sz="0" w:space="0" w:color="auto"/>
                <w:right w:val="none" w:sz="0" w:space="0" w:color="auto"/>
              </w:divBdr>
            </w:div>
            <w:div w:id="1079868994">
              <w:marLeft w:val="0"/>
              <w:marRight w:val="0"/>
              <w:marTop w:val="0"/>
              <w:marBottom w:val="0"/>
              <w:divBdr>
                <w:top w:val="none" w:sz="0" w:space="0" w:color="auto"/>
                <w:left w:val="none" w:sz="0" w:space="0" w:color="auto"/>
                <w:bottom w:val="none" w:sz="0" w:space="0" w:color="auto"/>
                <w:right w:val="none" w:sz="0" w:space="0" w:color="auto"/>
              </w:divBdr>
            </w:div>
            <w:div w:id="1635713028">
              <w:marLeft w:val="0"/>
              <w:marRight w:val="0"/>
              <w:marTop w:val="0"/>
              <w:marBottom w:val="0"/>
              <w:divBdr>
                <w:top w:val="none" w:sz="0" w:space="0" w:color="auto"/>
                <w:left w:val="none" w:sz="0" w:space="0" w:color="auto"/>
                <w:bottom w:val="none" w:sz="0" w:space="0" w:color="auto"/>
                <w:right w:val="none" w:sz="0" w:space="0" w:color="auto"/>
              </w:divBdr>
            </w:div>
            <w:div w:id="399907507">
              <w:marLeft w:val="0"/>
              <w:marRight w:val="0"/>
              <w:marTop w:val="0"/>
              <w:marBottom w:val="0"/>
              <w:divBdr>
                <w:top w:val="none" w:sz="0" w:space="0" w:color="auto"/>
                <w:left w:val="none" w:sz="0" w:space="0" w:color="auto"/>
                <w:bottom w:val="none" w:sz="0" w:space="0" w:color="auto"/>
                <w:right w:val="none" w:sz="0" w:space="0" w:color="auto"/>
              </w:divBdr>
            </w:div>
            <w:div w:id="1268780665">
              <w:marLeft w:val="0"/>
              <w:marRight w:val="0"/>
              <w:marTop w:val="0"/>
              <w:marBottom w:val="0"/>
              <w:divBdr>
                <w:top w:val="none" w:sz="0" w:space="0" w:color="auto"/>
                <w:left w:val="none" w:sz="0" w:space="0" w:color="auto"/>
                <w:bottom w:val="none" w:sz="0" w:space="0" w:color="auto"/>
                <w:right w:val="none" w:sz="0" w:space="0" w:color="auto"/>
              </w:divBdr>
            </w:div>
            <w:div w:id="822502474">
              <w:marLeft w:val="0"/>
              <w:marRight w:val="0"/>
              <w:marTop w:val="0"/>
              <w:marBottom w:val="0"/>
              <w:divBdr>
                <w:top w:val="none" w:sz="0" w:space="0" w:color="auto"/>
                <w:left w:val="none" w:sz="0" w:space="0" w:color="auto"/>
                <w:bottom w:val="none" w:sz="0" w:space="0" w:color="auto"/>
                <w:right w:val="none" w:sz="0" w:space="0" w:color="auto"/>
              </w:divBdr>
            </w:div>
            <w:div w:id="359940957">
              <w:marLeft w:val="0"/>
              <w:marRight w:val="0"/>
              <w:marTop w:val="0"/>
              <w:marBottom w:val="0"/>
              <w:divBdr>
                <w:top w:val="none" w:sz="0" w:space="0" w:color="auto"/>
                <w:left w:val="none" w:sz="0" w:space="0" w:color="auto"/>
                <w:bottom w:val="none" w:sz="0" w:space="0" w:color="auto"/>
                <w:right w:val="none" w:sz="0" w:space="0" w:color="auto"/>
              </w:divBdr>
            </w:div>
            <w:div w:id="1600218791">
              <w:marLeft w:val="0"/>
              <w:marRight w:val="0"/>
              <w:marTop w:val="0"/>
              <w:marBottom w:val="0"/>
              <w:divBdr>
                <w:top w:val="none" w:sz="0" w:space="0" w:color="auto"/>
                <w:left w:val="none" w:sz="0" w:space="0" w:color="auto"/>
                <w:bottom w:val="none" w:sz="0" w:space="0" w:color="auto"/>
                <w:right w:val="none" w:sz="0" w:space="0" w:color="auto"/>
              </w:divBdr>
            </w:div>
            <w:div w:id="1146891805">
              <w:marLeft w:val="0"/>
              <w:marRight w:val="0"/>
              <w:marTop w:val="0"/>
              <w:marBottom w:val="0"/>
              <w:divBdr>
                <w:top w:val="none" w:sz="0" w:space="0" w:color="auto"/>
                <w:left w:val="none" w:sz="0" w:space="0" w:color="auto"/>
                <w:bottom w:val="none" w:sz="0" w:space="0" w:color="auto"/>
                <w:right w:val="none" w:sz="0" w:space="0" w:color="auto"/>
              </w:divBdr>
            </w:div>
            <w:div w:id="926113897">
              <w:marLeft w:val="0"/>
              <w:marRight w:val="0"/>
              <w:marTop w:val="0"/>
              <w:marBottom w:val="0"/>
              <w:divBdr>
                <w:top w:val="none" w:sz="0" w:space="0" w:color="auto"/>
                <w:left w:val="none" w:sz="0" w:space="0" w:color="auto"/>
                <w:bottom w:val="none" w:sz="0" w:space="0" w:color="auto"/>
                <w:right w:val="none" w:sz="0" w:space="0" w:color="auto"/>
              </w:divBdr>
            </w:div>
            <w:div w:id="1210460181">
              <w:marLeft w:val="0"/>
              <w:marRight w:val="0"/>
              <w:marTop w:val="0"/>
              <w:marBottom w:val="0"/>
              <w:divBdr>
                <w:top w:val="none" w:sz="0" w:space="0" w:color="auto"/>
                <w:left w:val="none" w:sz="0" w:space="0" w:color="auto"/>
                <w:bottom w:val="none" w:sz="0" w:space="0" w:color="auto"/>
                <w:right w:val="none" w:sz="0" w:space="0" w:color="auto"/>
              </w:divBdr>
            </w:div>
            <w:div w:id="1131510241">
              <w:marLeft w:val="0"/>
              <w:marRight w:val="0"/>
              <w:marTop w:val="0"/>
              <w:marBottom w:val="0"/>
              <w:divBdr>
                <w:top w:val="none" w:sz="0" w:space="0" w:color="auto"/>
                <w:left w:val="none" w:sz="0" w:space="0" w:color="auto"/>
                <w:bottom w:val="none" w:sz="0" w:space="0" w:color="auto"/>
                <w:right w:val="none" w:sz="0" w:space="0" w:color="auto"/>
              </w:divBdr>
            </w:div>
            <w:div w:id="1322008312">
              <w:marLeft w:val="0"/>
              <w:marRight w:val="0"/>
              <w:marTop w:val="0"/>
              <w:marBottom w:val="0"/>
              <w:divBdr>
                <w:top w:val="none" w:sz="0" w:space="0" w:color="auto"/>
                <w:left w:val="none" w:sz="0" w:space="0" w:color="auto"/>
                <w:bottom w:val="none" w:sz="0" w:space="0" w:color="auto"/>
                <w:right w:val="none" w:sz="0" w:space="0" w:color="auto"/>
              </w:divBdr>
            </w:div>
            <w:div w:id="1493256018">
              <w:marLeft w:val="0"/>
              <w:marRight w:val="0"/>
              <w:marTop w:val="0"/>
              <w:marBottom w:val="0"/>
              <w:divBdr>
                <w:top w:val="none" w:sz="0" w:space="0" w:color="auto"/>
                <w:left w:val="none" w:sz="0" w:space="0" w:color="auto"/>
                <w:bottom w:val="none" w:sz="0" w:space="0" w:color="auto"/>
                <w:right w:val="none" w:sz="0" w:space="0" w:color="auto"/>
              </w:divBdr>
            </w:div>
            <w:div w:id="935283296">
              <w:marLeft w:val="0"/>
              <w:marRight w:val="0"/>
              <w:marTop w:val="0"/>
              <w:marBottom w:val="0"/>
              <w:divBdr>
                <w:top w:val="none" w:sz="0" w:space="0" w:color="auto"/>
                <w:left w:val="none" w:sz="0" w:space="0" w:color="auto"/>
                <w:bottom w:val="none" w:sz="0" w:space="0" w:color="auto"/>
                <w:right w:val="none" w:sz="0" w:space="0" w:color="auto"/>
              </w:divBdr>
            </w:div>
            <w:div w:id="1372075765">
              <w:marLeft w:val="0"/>
              <w:marRight w:val="0"/>
              <w:marTop w:val="0"/>
              <w:marBottom w:val="0"/>
              <w:divBdr>
                <w:top w:val="none" w:sz="0" w:space="0" w:color="auto"/>
                <w:left w:val="none" w:sz="0" w:space="0" w:color="auto"/>
                <w:bottom w:val="none" w:sz="0" w:space="0" w:color="auto"/>
                <w:right w:val="none" w:sz="0" w:space="0" w:color="auto"/>
              </w:divBdr>
            </w:div>
            <w:div w:id="1961103640">
              <w:marLeft w:val="0"/>
              <w:marRight w:val="0"/>
              <w:marTop w:val="0"/>
              <w:marBottom w:val="0"/>
              <w:divBdr>
                <w:top w:val="none" w:sz="0" w:space="0" w:color="auto"/>
                <w:left w:val="none" w:sz="0" w:space="0" w:color="auto"/>
                <w:bottom w:val="none" w:sz="0" w:space="0" w:color="auto"/>
                <w:right w:val="none" w:sz="0" w:space="0" w:color="auto"/>
              </w:divBdr>
            </w:div>
            <w:div w:id="1585725576">
              <w:marLeft w:val="0"/>
              <w:marRight w:val="0"/>
              <w:marTop w:val="0"/>
              <w:marBottom w:val="0"/>
              <w:divBdr>
                <w:top w:val="none" w:sz="0" w:space="0" w:color="auto"/>
                <w:left w:val="none" w:sz="0" w:space="0" w:color="auto"/>
                <w:bottom w:val="none" w:sz="0" w:space="0" w:color="auto"/>
                <w:right w:val="none" w:sz="0" w:space="0" w:color="auto"/>
              </w:divBdr>
            </w:div>
            <w:div w:id="701513942">
              <w:marLeft w:val="0"/>
              <w:marRight w:val="0"/>
              <w:marTop w:val="0"/>
              <w:marBottom w:val="0"/>
              <w:divBdr>
                <w:top w:val="none" w:sz="0" w:space="0" w:color="auto"/>
                <w:left w:val="none" w:sz="0" w:space="0" w:color="auto"/>
                <w:bottom w:val="none" w:sz="0" w:space="0" w:color="auto"/>
                <w:right w:val="none" w:sz="0" w:space="0" w:color="auto"/>
              </w:divBdr>
            </w:div>
            <w:div w:id="1879077332">
              <w:marLeft w:val="0"/>
              <w:marRight w:val="0"/>
              <w:marTop w:val="0"/>
              <w:marBottom w:val="0"/>
              <w:divBdr>
                <w:top w:val="none" w:sz="0" w:space="0" w:color="auto"/>
                <w:left w:val="none" w:sz="0" w:space="0" w:color="auto"/>
                <w:bottom w:val="none" w:sz="0" w:space="0" w:color="auto"/>
                <w:right w:val="none" w:sz="0" w:space="0" w:color="auto"/>
              </w:divBdr>
            </w:div>
            <w:div w:id="213933489">
              <w:marLeft w:val="0"/>
              <w:marRight w:val="0"/>
              <w:marTop w:val="0"/>
              <w:marBottom w:val="0"/>
              <w:divBdr>
                <w:top w:val="none" w:sz="0" w:space="0" w:color="auto"/>
                <w:left w:val="none" w:sz="0" w:space="0" w:color="auto"/>
                <w:bottom w:val="none" w:sz="0" w:space="0" w:color="auto"/>
                <w:right w:val="none" w:sz="0" w:space="0" w:color="auto"/>
              </w:divBdr>
            </w:div>
            <w:div w:id="1839154334">
              <w:marLeft w:val="0"/>
              <w:marRight w:val="0"/>
              <w:marTop w:val="0"/>
              <w:marBottom w:val="0"/>
              <w:divBdr>
                <w:top w:val="none" w:sz="0" w:space="0" w:color="auto"/>
                <w:left w:val="none" w:sz="0" w:space="0" w:color="auto"/>
                <w:bottom w:val="none" w:sz="0" w:space="0" w:color="auto"/>
                <w:right w:val="none" w:sz="0" w:space="0" w:color="auto"/>
              </w:divBdr>
            </w:div>
            <w:div w:id="1987515114">
              <w:marLeft w:val="0"/>
              <w:marRight w:val="0"/>
              <w:marTop w:val="0"/>
              <w:marBottom w:val="0"/>
              <w:divBdr>
                <w:top w:val="none" w:sz="0" w:space="0" w:color="auto"/>
                <w:left w:val="none" w:sz="0" w:space="0" w:color="auto"/>
                <w:bottom w:val="none" w:sz="0" w:space="0" w:color="auto"/>
                <w:right w:val="none" w:sz="0" w:space="0" w:color="auto"/>
              </w:divBdr>
            </w:div>
            <w:div w:id="906840208">
              <w:marLeft w:val="0"/>
              <w:marRight w:val="0"/>
              <w:marTop w:val="0"/>
              <w:marBottom w:val="0"/>
              <w:divBdr>
                <w:top w:val="none" w:sz="0" w:space="0" w:color="auto"/>
                <w:left w:val="none" w:sz="0" w:space="0" w:color="auto"/>
                <w:bottom w:val="none" w:sz="0" w:space="0" w:color="auto"/>
                <w:right w:val="none" w:sz="0" w:space="0" w:color="auto"/>
              </w:divBdr>
            </w:div>
            <w:div w:id="1317416451">
              <w:marLeft w:val="0"/>
              <w:marRight w:val="0"/>
              <w:marTop w:val="0"/>
              <w:marBottom w:val="0"/>
              <w:divBdr>
                <w:top w:val="none" w:sz="0" w:space="0" w:color="auto"/>
                <w:left w:val="none" w:sz="0" w:space="0" w:color="auto"/>
                <w:bottom w:val="none" w:sz="0" w:space="0" w:color="auto"/>
                <w:right w:val="none" w:sz="0" w:space="0" w:color="auto"/>
              </w:divBdr>
            </w:div>
            <w:div w:id="807279169">
              <w:marLeft w:val="0"/>
              <w:marRight w:val="0"/>
              <w:marTop w:val="0"/>
              <w:marBottom w:val="0"/>
              <w:divBdr>
                <w:top w:val="none" w:sz="0" w:space="0" w:color="auto"/>
                <w:left w:val="none" w:sz="0" w:space="0" w:color="auto"/>
                <w:bottom w:val="none" w:sz="0" w:space="0" w:color="auto"/>
                <w:right w:val="none" w:sz="0" w:space="0" w:color="auto"/>
              </w:divBdr>
            </w:div>
            <w:div w:id="1144079014">
              <w:marLeft w:val="0"/>
              <w:marRight w:val="0"/>
              <w:marTop w:val="0"/>
              <w:marBottom w:val="0"/>
              <w:divBdr>
                <w:top w:val="none" w:sz="0" w:space="0" w:color="auto"/>
                <w:left w:val="none" w:sz="0" w:space="0" w:color="auto"/>
                <w:bottom w:val="none" w:sz="0" w:space="0" w:color="auto"/>
                <w:right w:val="none" w:sz="0" w:space="0" w:color="auto"/>
              </w:divBdr>
            </w:div>
            <w:div w:id="1702778088">
              <w:marLeft w:val="0"/>
              <w:marRight w:val="0"/>
              <w:marTop w:val="0"/>
              <w:marBottom w:val="0"/>
              <w:divBdr>
                <w:top w:val="none" w:sz="0" w:space="0" w:color="auto"/>
                <w:left w:val="none" w:sz="0" w:space="0" w:color="auto"/>
                <w:bottom w:val="none" w:sz="0" w:space="0" w:color="auto"/>
                <w:right w:val="none" w:sz="0" w:space="0" w:color="auto"/>
              </w:divBdr>
            </w:div>
            <w:div w:id="1744643942">
              <w:marLeft w:val="0"/>
              <w:marRight w:val="0"/>
              <w:marTop w:val="0"/>
              <w:marBottom w:val="0"/>
              <w:divBdr>
                <w:top w:val="none" w:sz="0" w:space="0" w:color="auto"/>
                <w:left w:val="none" w:sz="0" w:space="0" w:color="auto"/>
                <w:bottom w:val="none" w:sz="0" w:space="0" w:color="auto"/>
                <w:right w:val="none" w:sz="0" w:space="0" w:color="auto"/>
              </w:divBdr>
            </w:div>
            <w:div w:id="2067681346">
              <w:marLeft w:val="0"/>
              <w:marRight w:val="0"/>
              <w:marTop w:val="0"/>
              <w:marBottom w:val="0"/>
              <w:divBdr>
                <w:top w:val="none" w:sz="0" w:space="0" w:color="auto"/>
                <w:left w:val="none" w:sz="0" w:space="0" w:color="auto"/>
                <w:bottom w:val="none" w:sz="0" w:space="0" w:color="auto"/>
                <w:right w:val="none" w:sz="0" w:space="0" w:color="auto"/>
              </w:divBdr>
            </w:div>
            <w:div w:id="325330695">
              <w:marLeft w:val="0"/>
              <w:marRight w:val="0"/>
              <w:marTop w:val="0"/>
              <w:marBottom w:val="0"/>
              <w:divBdr>
                <w:top w:val="none" w:sz="0" w:space="0" w:color="auto"/>
                <w:left w:val="none" w:sz="0" w:space="0" w:color="auto"/>
                <w:bottom w:val="none" w:sz="0" w:space="0" w:color="auto"/>
                <w:right w:val="none" w:sz="0" w:space="0" w:color="auto"/>
              </w:divBdr>
            </w:div>
            <w:div w:id="1287389648">
              <w:marLeft w:val="0"/>
              <w:marRight w:val="0"/>
              <w:marTop w:val="0"/>
              <w:marBottom w:val="0"/>
              <w:divBdr>
                <w:top w:val="none" w:sz="0" w:space="0" w:color="auto"/>
                <w:left w:val="none" w:sz="0" w:space="0" w:color="auto"/>
                <w:bottom w:val="none" w:sz="0" w:space="0" w:color="auto"/>
                <w:right w:val="none" w:sz="0" w:space="0" w:color="auto"/>
              </w:divBdr>
            </w:div>
            <w:div w:id="587931005">
              <w:marLeft w:val="0"/>
              <w:marRight w:val="0"/>
              <w:marTop w:val="0"/>
              <w:marBottom w:val="0"/>
              <w:divBdr>
                <w:top w:val="none" w:sz="0" w:space="0" w:color="auto"/>
                <w:left w:val="none" w:sz="0" w:space="0" w:color="auto"/>
                <w:bottom w:val="none" w:sz="0" w:space="0" w:color="auto"/>
                <w:right w:val="none" w:sz="0" w:space="0" w:color="auto"/>
              </w:divBdr>
            </w:div>
            <w:div w:id="1230653732">
              <w:marLeft w:val="0"/>
              <w:marRight w:val="0"/>
              <w:marTop w:val="0"/>
              <w:marBottom w:val="0"/>
              <w:divBdr>
                <w:top w:val="none" w:sz="0" w:space="0" w:color="auto"/>
                <w:left w:val="none" w:sz="0" w:space="0" w:color="auto"/>
                <w:bottom w:val="none" w:sz="0" w:space="0" w:color="auto"/>
                <w:right w:val="none" w:sz="0" w:space="0" w:color="auto"/>
              </w:divBdr>
            </w:div>
            <w:div w:id="1991517509">
              <w:marLeft w:val="0"/>
              <w:marRight w:val="0"/>
              <w:marTop w:val="0"/>
              <w:marBottom w:val="0"/>
              <w:divBdr>
                <w:top w:val="none" w:sz="0" w:space="0" w:color="auto"/>
                <w:left w:val="none" w:sz="0" w:space="0" w:color="auto"/>
                <w:bottom w:val="none" w:sz="0" w:space="0" w:color="auto"/>
                <w:right w:val="none" w:sz="0" w:space="0" w:color="auto"/>
              </w:divBdr>
            </w:div>
            <w:div w:id="1696156003">
              <w:marLeft w:val="0"/>
              <w:marRight w:val="0"/>
              <w:marTop w:val="0"/>
              <w:marBottom w:val="0"/>
              <w:divBdr>
                <w:top w:val="none" w:sz="0" w:space="0" w:color="auto"/>
                <w:left w:val="none" w:sz="0" w:space="0" w:color="auto"/>
                <w:bottom w:val="none" w:sz="0" w:space="0" w:color="auto"/>
                <w:right w:val="none" w:sz="0" w:space="0" w:color="auto"/>
              </w:divBdr>
            </w:div>
            <w:div w:id="1968583258">
              <w:marLeft w:val="0"/>
              <w:marRight w:val="0"/>
              <w:marTop w:val="0"/>
              <w:marBottom w:val="0"/>
              <w:divBdr>
                <w:top w:val="none" w:sz="0" w:space="0" w:color="auto"/>
                <w:left w:val="none" w:sz="0" w:space="0" w:color="auto"/>
                <w:bottom w:val="none" w:sz="0" w:space="0" w:color="auto"/>
                <w:right w:val="none" w:sz="0" w:space="0" w:color="auto"/>
              </w:divBdr>
            </w:div>
            <w:div w:id="870580659">
              <w:marLeft w:val="0"/>
              <w:marRight w:val="0"/>
              <w:marTop w:val="0"/>
              <w:marBottom w:val="0"/>
              <w:divBdr>
                <w:top w:val="none" w:sz="0" w:space="0" w:color="auto"/>
                <w:left w:val="none" w:sz="0" w:space="0" w:color="auto"/>
                <w:bottom w:val="none" w:sz="0" w:space="0" w:color="auto"/>
                <w:right w:val="none" w:sz="0" w:space="0" w:color="auto"/>
              </w:divBdr>
            </w:div>
            <w:div w:id="1157767951">
              <w:marLeft w:val="0"/>
              <w:marRight w:val="0"/>
              <w:marTop w:val="0"/>
              <w:marBottom w:val="0"/>
              <w:divBdr>
                <w:top w:val="none" w:sz="0" w:space="0" w:color="auto"/>
                <w:left w:val="none" w:sz="0" w:space="0" w:color="auto"/>
                <w:bottom w:val="none" w:sz="0" w:space="0" w:color="auto"/>
                <w:right w:val="none" w:sz="0" w:space="0" w:color="auto"/>
              </w:divBdr>
            </w:div>
            <w:div w:id="394789612">
              <w:marLeft w:val="0"/>
              <w:marRight w:val="0"/>
              <w:marTop w:val="0"/>
              <w:marBottom w:val="0"/>
              <w:divBdr>
                <w:top w:val="none" w:sz="0" w:space="0" w:color="auto"/>
                <w:left w:val="none" w:sz="0" w:space="0" w:color="auto"/>
                <w:bottom w:val="none" w:sz="0" w:space="0" w:color="auto"/>
                <w:right w:val="none" w:sz="0" w:space="0" w:color="auto"/>
              </w:divBdr>
            </w:div>
            <w:div w:id="430929601">
              <w:marLeft w:val="0"/>
              <w:marRight w:val="0"/>
              <w:marTop w:val="0"/>
              <w:marBottom w:val="0"/>
              <w:divBdr>
                <w:top w:val="none" w:sz="0" w:space="0" w:color="auto"/>
                <w:left w:val="none" w:sz="0" w:space="0" w:color="auto"/>
                <w:bottom w:val="none" w:sz="0" w:space="0" w:color="auto"/>
                <w:right w:val="none" w:sz="0" w:space="0" w:color="auto"/>
              </w:divBdr>
            </w:div>
            <w:div w:id="2111074380">
              <w:marLeft w:val="0"/>
              <w:marRight w:val="0"/>
              <w:marTop w:val="0"/>
              <w:marBottom w:val="0"/>
              <w:divBdr>
                <w:top w:val="none" w:sz="0" w:space="0" w:color="auto"/>
                <w:left w:val="none" w:sz="0" w:space="0" w:color="auto"/>
                <w:bottom w:val="none" w:sz="0" w:space="0" w:color="auto"/>
                <w:right w:val="none" w:sz="0" w:space="0" w:color="auto"/>
              </w:divBdr>
            </w:div>
            <w:div w:id="1209882349">
              <w:marLeft w:val="0"/>
              <w:marRight w:val="0"/>
              <w:marTop w:val="0"/>
              <w:marBottom w:val="0"/>
              <w:divBdr>
                <w:top w:val="none" w:sz="0" w:space="0" w:color="auto"/>
                <w:left w:val="none" w:sz="0" w:space="0" w:color="auto"/>
                <w:bottom w:val="none" w:sz="0" w:space="0" w:color="auto"/>
                <w:right w:val="none" w:sz="0" w:space="0" w:color="auto"/>
              </w:divBdr>
            </w:div>
            <w:div w:id="1632203281">
              <w:marLeft w:val="0"/>
              <w:marRight w:val="0"/>
              <w:marTop w:val="0"/>
              <w:marBottom w:val="0"/>
              <w:divBdr>
                <w:top w:val="none" w:sz="0" w:space="0" w:color="auto"/>
                <w:left w:val="none" w:sz="0" w:space="0" w:color="auto"/>
                <w:bottom w:val="none" w:sz="0" w:space="0" w:color="auto"/>
                <w:right w:val="none" w:sz="0" w:space="0" w:color="auto"/>
              </w:divBdr>
            </w:div>
            <w:div w:id="798573036">
              <w:marLeft w:val="0"/>
              <w:marRight w:val="0"/>
              <w:marTop w:val="0"/>
              <w:marBottom w:val="0"/>
              <w:divBdr>
                <w:top w:val="none" w:sz="0" w:space="0" w:color="auto"/>
                <w:left w:val="none" w:sz="0" w:space="0" w:color="auto"/>
                <w:bottom w:val="none" w:sz="0" w:space="0" w:color="auto"/>
                <w:right w:val="none" w:sz="0" w:space="0" w:color="auto"/>
              </w:divBdr>
            </w:div>
            <w:div w:id="302514488">
              <w:marLeft w:val="0"/>
              <w:marRight w:val="0"/>
              <w:marTop w:val="0"/>
              <w:marBottom w:val="0"/>
              <w:divBdr>
                <w:top w:val="none" w:sz="0" w:space="0" w:color="auto"/>
                <w:left w:val="none" w:sz="0" w:space="0" w:color="auto"/>
                <w:bottom w:val="none" w:sz="0" w:space="0" w:color="auto"/>
                <w:right w:val="none" w:sz="0" w:space="0" w:color="auto"/>
              </w:divBdr>
            </w:div>
            <w:div w:id="1268850217">
              <w:marLeft w:val="0"/>
              <w:marRight w:val="0"/>
              <w:marTop w:val="0"/>
              <w:marBottom w:val="0"/>
              <w:divBdr>
                <w:top w:val="none" w:sz="0" w:space="0" w:color="auto"/>
                <w:left w:val="none" w:sz="0" w:space="0" w:color="auto"/>
                <w:bottom w:val="none" w:sz="0" w:space="0" w:color="auto"/>
                <w:right w:val="none" w:sz="0" w:space="0" w:color="auto"/>
              </w:divBdr>
            </w:div>
            <w:div w:id="544679294">
              <w:marLeft w:val="0"/>
              <w:marRight w:val="0"/>
              <w:marTop w:val="0"/>
              <w:marBottom w:val="0"/>
              <w:divBdr>
                <w:top w:val="none" w:sz="0" w:space="0" w:color="auto"/>
                <w:left w:val="none" w:sz="0" w:space="0" w:color="auto"/>
                <w:bottom w:val="none" w:sz="0" w:space="0" w:color="auto"/>
                <w:right w:val="none" w:sz="0" w:space="0" w:color="auto"/>
              </w:divBdr>
            </w:div>
            <w:div w:id="1668747145">
              <w:marLeft w:val="0"/>
              <w:marRight w:val="0"/>
              <w:marTop w:val="0"/>
              <w:marBottom w:val="0"/>
              <w:divBdr>
                <w:top w:val="none" w:sz="0" w:space="0" w:color="auto"/>
                <w:left w:val="none" w:sz="0" w:space="0" w:color="auto"/>
                <w:bottom w:val="none" w:sz="0" w:space="0" w:color="auto"/>
                <w:right w:val="none" w:sz="0" w:space="0" w:color="auto"/>
              </w:divBdr>
            </w:div>
            <w:div w:id="2121871199">
              <w:marLeft w:val="0"/>
              <w:marRight w:val="0"/>
              <w:marTop w:val="0"/>
              <w:marBottom w:val="0"/>
              <w:divBdr>
                <w:top w:val="none" w:sz="0" w:space="0" w:color="auto"/>
                <w:left w:val="none" w:sz="0" w:space="0" w:color="auto"/>
                <w:bottom w:val="none" w:sz="0" w:space="0" w:color="auto"/>
                <w:right w:val="none" w:sz="0" w:space="0" w:color="auto"/>
              </w:divBdr>
            </w:div>
            <w:div w:id="1717583287">
              <w:marLeft w:val="0"/>
              <w:marRight w:val="0"/>
              <w:marTop w:val="0"/>
              <w:marBottom w:val="0"/>
              <w:divBdr>
                <w:top w:val="none" w:sz="0" w:space="0" w:color="auto"/>
                <w:left w:val="none" w:sz="0" w:space="0" w:color="auto"/>
                <w:bottom w:val="none" w:sz="0" w:space="0" w:color="auto"/>
                <w:right w:val="none" w:sz="0" w:space="0" w:color="auto"/>
              </w:divBdr>
            </w:div>
            <w:div w:id="904145848">
              <w:marLeft w:val="0"/>
              <w:marRight w:val="0"/>
              <w:marTop w:val="0"/>
              <w:marBottom w:val="0"/>
              <w:divBdr>
                <w:top w:val="none" w:sz="0" w:space="0" w:color="auto"/>
                <w:left w:val="none" w:sz="0" w:space="0" w:color="auto"/>
                <w:bottom w:val="none" w:sz="0" w:space="0" w:color="auto"/>
                <w:right w:val="none" w:sz="0" w:space="0" w:color="auto"/>
              </w:divBdr>
            </w:div>
            <w:div w:id="1380014025">
              <w:marLeft w:val="0"/>
              <w:marRight w:val="0"/>
              <w:marTop w:val="0"/>
              <w:marBottom w:val="0"/>
              <w:divBdr>
                <w:top w:val="none" w:sz="0" w:space="0" w:color="auto"/>
                <w:left w:val="none" w:sz="0" w:space="0" w:color="auto"/>
                <w:bottom w:val="none" w:sz="0" w:space="0" w:color="auto"/>
                <w:right w:val="none" w:sz="0" w:space="0" w:color="auto"/>
              </w:divBdr>
            </w:div>
            <w:div w:id="1528445912">
              <w:marLeft w:val="0"/>
              <w:marRight w:val="0"/>
              <w:marTop w:val="0"/>
              <w:marBottom w:val="0"/>
              <w:divBdr>
                <w:top w:val="none" w:sz="0" w:space="0" w:color="auto"/>
                <w:left w:val="none" w:sz="0" w:space="0" w:color="auto"/>
                <w:bottom w:val="none" w:sz="0" w:space="0" w:color="auto"/>
                <w:right w:val="none" w:sz="0" w:space="0" w:color="auto"/>
              </w:divBdr>
            </w:div>
            <w:div w:id="2030787880">
              <w:marLeft w:val="0"/>
              <w:marRight w:val="0"/>
              <w:marTop w:val="0"/>
              <w:marBottom w:val="0"/>
              <w:divBdr>
                <w:top w:val="none" w:sz="0" w:space="0" w:color="auto"/>
                <w:left w:val="none" w:sz="0" w:space="0" w:color="auto"/>
                <w:bottom w:val="none" w:sz="0" w:space="0" w:color="auto"/>
                <w:right w:val="none" w:sz="0" w:space="0" w:color="auto"/>
              </w:divBdr>
            </w:div>
            <w:div w:id="1906838169">
              <w:marLeft w:val="0"/>
              <w:marRight w:val="0"/>
              <w:marTop w:val="0"/>
              <w:marBottom w:val="0"/>
              <w:divBdr>
                <w:top w:val="none" w:sz="0" w:space="0" w:color="auto"/>
                <w:left w:val="none" w:sz="0" w:space="0" w:color="auto"/>
                <w:bottom w:val="none" w:sz="0" w:space="0" w:color="auto"/>
                <w:right w:val="none" w:sz="0" w:space="0" w:color="auto"/>
              </w:divBdr>
            </w:div>
            <w:div w:id="450903438">
              <w:marLeft w:val="0"/>
              <w:marRight w:val="0"/>
              <w:marTop w:val="0"/>
              <w:marBottom w:val="0"/>
              <w:divBdr>
                <w:top w:val="none" w:sz="0" w:space="0" w:color="auto"/>
                <w:left w:val="none" w:sz="0" w:space="0" w:color="auto"/>
                <w:bottom w:val="none" w:sz="0" w:space="0" w:color="auto"/>
                <w:right w:val="none" w:sz="0" w:space="0" w:color="auto"/>
              </w:divBdr>
            </w:div>
            <w:div w:id="438140351">
              <w:marLeft w:val="0"/>
              <w:marRight w:val="0"/>
              <w:marTop w:val="0"/>
              <w:marBottom w:val="0"/>
              <w:divBdr>
                <w:top w:val="none" w:sz="0" w:space="0" w:color="auto"/>
                <w:left w:val="none" w:sz="0" w:space="0" w:color="auto"/>
                <w:bottom w:val="none" w:sz="0" w:space="0" w:color="auto"/>
                <w:right w:val="none" w:sz="0" w:space="0" w:color="auto"/>
              </w:divBdr>
            </w:div>
            <w:div w:id="747191657">
              <w:marLeft w:val="0"/>
              <w:marRight w:val="0"/>
              <w:marTop w:val="0"/>
              <w:marBottom w:val="0"/>
              <w:divBdr>
                <w:top w:val="none" w:sz="0" w:space="0" w:color="auto"/>
                <w:left w:val="none" w:sz="0" w:space="0" w:color="auto"/>
                <w:bottom w:val="none" w:sz="0" w:space="0" w:color="auto"/>
                <w:right w:val="none" w:sz="0" w:space="0" w:color="auto"/>
              </w:divBdr>
            </w:div>
            <w:div w:id="256712272">
              <w:marLeft w:val="0"/>
              <w:marRight w:val="0"/>
              <w:marTop w:val="0"/>
              <w:marBottom w:val="0"/>
              <w:divBdr>
                <w:top w:val="none" w:sz="0" w:space="0" w:color="auto"/>
                <w:left w:val="none" w:sz="0" w:space="0" w:color="auto"/>
                <w:bottom w:val="none" w:sz="0" w:space="0" w:color="auto"/>
                <w:right w:val="none" w:sz="0" w:space="0" w:color="auto"/>
              </w:divBdr>
            </w:div>
            <w:div w:id="2135715003">
              <w:marLeft w:val="0"/>
              <w:marRight w:val="0"/>
              <w:marTop w:val="0"/>
              <w:marBottom w:val="0"/>
              <w:divBdr>
                <w:top w:val="none" w:sz="0" w:space="0" w:color="auto"/>
                <w:left w:val="none" w:sz="0" w:space="0" w:color="auto"/>
                <w:bottom w:val="none" w:sz="0" w:space="0" w:color="auto"/>
                <w:right w:val="none" w:sz="0" w:space="0" w:color="auto"/>
              </w:divBdr>
            </w:div>
            <w:div w:id="1646083017">
              <w:marLeft w:val="0"/>
              <w:marRight w:val="0"/>
              <w:marTop w:val="0"/>
              <w:marBottom w:val="0"/>
              <w:divBdr>
                <w:top w:val="none" w:sz="0" w:space="0" w:color="auto"/>
                <w:left w:val="none" w:sz="0" w:space="0" w:color="auto"/>
                <w:bottom w:val="none" w:sz="0" w:space="0" w:color="auto"/>
                <w:right w:val="none" w:sz="0" w:space="0" w:color="auto"/>
              </w:divBdr>
            </w:div>
            <w:div w:id="562103344">
              <w:marLeft w:val="0"/>
              <w:marRight w:val="0"/>
              <w:marTop w:val="0"/>
              <w:marBottom w:val="0"/>
              <w:divBdr>
                <w:top w:val="none" w:sz="0" w:space="0" w:color="auto"/>
                <w:left w:val="none" w:sz="0" w:space="0" w:color="auto"/>
                <w:bottom w:val="none" w:sz="0" w:space="0" w:color="auto"/>
                <w:right w:val="none" w:sz="0" w:space="0" w:color="auto"/>
              </w:divBdr>
            </w:div>
            <w:div w:id="723913776">
              <w:marLeft w:val="0"/>
              <w:marRight w:val="0"/>
              <w:marTop w:val="0"/>
              <w:marBottom w:val="0"/>
              <w:divBdr>
                <w:top w:val="none" w:sz="0" w:space="0" w:color="auto"/>
                <w:left w:val="none" w:sz="0" w:space="0" w:color="auto"/>
                <w:bottom w:val="none" w:sz="0" w:space="0" w:color="auto"/>
                <w:right w:val="none" w:sz="0" w:space="0" w:color="auto"/>
              </w:divBdr>
            </w:div>
            <w:div w:id="451245979">
              <w:marLeft w:val="0"/>
              <w:marRight w:val="0"/>
              <w:marTop w:val="0"/>
              <w:marBottom w:val="0"/>
              <w:divBdr>
                <w:top w:val="none" w:sz="0" w:space="0" w:color="auto"/>
                <w:left w:val="none" w:sz="0" w:space="0" w:color="auto"/>
                <w:bottom w:val="none" w:sz="0" w:space="0" w:color="auto"/>
                <w:right w:val="none" w:sz="0" w:space="0" w:color="auto"/>
              </w:divBdr>
            </w:div>
            <w:div w:id="313340752">
              <w:marLeft w:val="0"/>
              <w:marRight w:val="0"/>
              <w:marTop w:val="0"/>
              <w:marBottom w:val="0"/>
              <w:divBdr>
                <w:top w:val="none" w:sz="0" w:space="0" w:color="auto"/>
                <w:left w:val="none" w:sz="0" w:space="0" w:color="auto"/>
                <w:bottom w:val="none" w:sz="0" w:space="0" w:color="auto"/>
                <w:right w:val="none" w:sz="0" w:space="0" w:color="auto"/>
              </w:divBdr>
            </w:div>
            <w:div w:id="180510085">
              <w:marLeft w:val="0"/>
              <w:marRight w:val="0"/>
              <w:marTop w:val="0"/>
              <w:marBottom w:val="0"/>
              <w:divBdr>
                <w:top w:val="none" w:sz="0" w:space="0" w:color="auto"/>
                <w:left w:val="none" w:sz="0" w:space="0" w:color="auto"/>
                <w:bottom w:val="none" w:sz="0" w:space="0" w:color="auto"/>
                <w:right w:val="none" w:sz="0" w:space="0" w:color="auto"/>
              </w:divBdr>
            </w:div>
            <w:div w:id="1233812974">
              <w:marLeft w:val="0"/>
              <w:marRight w:val="0"/>
              <w:marTop w:val="0"/>
              <w:marBottom w:val="0"/>
              <w:divBdr>
                <w:top w:val="none" w:sz="0" w:space="0" w:color="auto"/>
                <w:left w:val="none" w:sz="0" w:space="0" w:color="auto"/>
                <w:bottom w:val="none" w:sz="0" w:space="0" w:color="auto"/>
                <w:right w:val="none" w:sz="0" w:space="0" w:color="auto"/>
              </w:divBdr>
            </w:div>
            <w:div w:id="1159424005">
              <w:marLeft w:val="0"/>
              <w:marRight w:val="0"/>
              <w:marTop w:val="0"/>
              <w:marBottom w:val="0"/>
              <w:divBdr>
                <w:top w:val="none" w:sz="0" w:space="0" w:color="auto"/>
                <w:left w:val="none" w:sz="0" w:space="0" w:color="auto"/>
                <w:bottom w:val="none" w:sz="0" w:space="0" w:color="auto"/>
                <w:right w:val="none" w:sz="0" w:space="0" w:color="auto"/>
              </w:divBdr>
            </w:div>
            <w:div w:id="851843894">
              <w:marLeft w:val="0"/>
              <w:marRight w:val="0"/>
              <w:marTop w:val="0"/>
              <w:marBottom w:val="0"/>
              <w:divBdr>
                <w:top w:val="none" w:sz="0" w:space="0" w:color="auto"/>
                <w:left w:val="none" w:sz="0" w:space="0" w:color="auto"/>
                <w:bottom w:val="none" w:sz="0" w:space="0" w:color="auto"/>
                <w:right w:val="none" w:sz="0" w:space="0" w:color="auto"/>
              </w:divBdr>
            </w:div>
            <w:div w:id="82650521">
              <w:marLeft w:val="0"/>
              <w:marRight w:val="0"/>
              <w:marTop w:val="0"/>
              <w:marBottom w:val="0"/>
              <w:divBdr>
                <w:top w:val="none" w:sz="0" w:space="0" w:color="auto"/>
                <w:left w:val="none" w:sz="0" w:space="0" w:color="auto"/>
                <w:bottom w:val="none" w:sz="0" w:space="0" w:color="auto"/>
                <w:right w:val="none" w:sz="0" w:space="0" w:color="auto"/>
              </w:divBdr>
            </w:div>
            <w:div w:id="1833183627">
              <w:marLeft w:val="0"/>
              <w:marRight w:val="0"/>
              <w:marTop w:val="0"/>
              <w:marBottom w:val="0"/>
              <w:divBdr>
                <w:top w:val="none" w:sz="0" w:space="0" w:color="auto"/>
                <w:left w:val="none" w:sz="0" w:space="0" w:color="auto"/>
                <w:bottom w:val="none" w:sz="0" w:space="0" w:color="auto"/>
                <w:right w:val="none" w:sz="0" w:space="0" w:color="auto"/>
              </w:divBdr>
            </w:div>
            <w:div w:id="1511212559">
              <w:marLeft w:val="0"/>
              <w:marRight w:val="0"/>
              <w:marTop w:val="0"/>
              <w:marBottom w:val="0"/>
              <w:divBdr>
                <w:top w:val="none" w:sz="0" w:space="0" w:color="auto"/>
                <w:left w:val="none" w:sz="0" w:space="0" w:color="auto"/>
                <w:bottom w:val="none" w:sz="0" w:space="0" w:color="auto"/>
                <w:right w:val="none" w:sz="0" w:space="0" w:color="auto"/>
              </w:divBdr>
            </w:div>
            <w:div w:id="981497076">
              <w:marLeft w:val="0"/>
              <w:marRight w:val="0"/>
              <w:marTop w:val="0"/>
              <w:marBottom w:val="0"/>
              <w:divBdr>
                <w:top w:val="none" w:sz="0" w:space="0" w:color="auto"/>
                <w:left w:val="none" w:sz="0" w:space="0" w:color="auto"/>
                <w:bottom w:val="none" w:sz="0" w:space="0" w:color="auto"/>
                <w:right w:val="none" w:sz="0" w:space="0" w:color="auto"/>
              </w:divBdr>
            </w:div>
            <w:div w:id="1296595202">
              <w:marLeft w:val="0"/>
              <w:marRight w:val="0"/>
              <w:marTop w:val="0"/>
              <w:marBottom w:val="0"/>
              <w:divBdr>
                <w:top w:val="none" w:sz="0" w:space="0" w:color="auto"/>
                <w:left w:val="none" w:sz="0" w:space="0" w:color="auto"/>
                <w:bottom w:val="none" w:sz="0" w:space="0" w:color="auto"/>
                <w:right w:val="none" w:sz="0" w:space="0" w:color="auto"/>
              </w:divBdr>
            </w:div>
            <w:div w:id="1940330960">
              <w:marLeft w:val="0"/>
              <w:marRight w:val="0"/>
              <w:marTop w:val="0"/>
              <w:marBottom w:val="0"/>
              <w:divBdr>
                <w:top w:val="none" w:sz="0" w:space="0" w:color="auto"/>
                <w:left w:val="none" w:sz="0" w:space="0" w:color="auto"/>
                <w:bottom w:val="none" w:sz="0" w:space="0" w:color="auto"/>
                <w:right w:val="none" w:sz="0" w:space="0" w:color="auto"/>
              </w:divBdr>
            </w:div>
            <w:div w:id="1119030159">
              <w:marLeft w:val="0"/>
              <w:marRight w:val="0"/>
              <w:marTop w:val="0"/>
              <w:marBottom w:val="0"/>
              <w:divBdr>
                <w:top w:val="none" w:sz="0" w:space="0" w:color="auto"/>
                <w:left w:val="none" w:sz="0" w:space="0" w:color="auto"/>
                <w:bottom w:val="none" w:sz="0" w:space="0" w:color="auto"/>
                <w:right w:val="none" w:sz="0" w:space="0" w:color="auto"/>
              </w:divBdr>
            </w:div>
            <w:div w:id="1905019525">
              <w:marLeft w:val="0"/>
              <w:marRight w:val="0"/>
              <w:marTop w:val="0"/>
              <w:marBottom w:val="0"/>
              <w:divBdr>
                <w:top w:val="none" w:sz="0" w:space="0" w:color="auto"/>
                <w:left w:val="none" w:sz="0" w:space="0" w:color="auto"/>
                <w:bottom w:val="none" w:sz="0" w:space="0" w:color="auto"/>
                <w:right w:val="none" w:sz="0" w:space="0" w:color="auto"/>
              </w:divBdr>
            </w:div>
            <w:div w:id="1545095499">
              <w:marLeft w:val="0"/>
              <w:marRight w:val="0"/>
              <w:marTop w:val="0"/>
              <w:marBottom w:val="0"/>
              <w:divBdr>
                <w:top w:val="none" w:sz="0" w:space="0" w:color="auto"/>
                <w:left w:val="none" w:sz="0" w:space="0" w:color="auto"/>
                <w:bottom w:val="none" w:sz="0" w:space="0" w:color="auto"/>
                <w:right w:val="none" w:sz="0" w:space="0" w:color="auto"/>
              </w:divBdr>
            </w:div>
            <w:div w:id="1492066662">
              <w:marLeft w:val="0"/>
              <w:marRight w:val="0"/>
              <w:marTop w:val="0"/>
              <w:marBottom w:val="0"/>
              <w:divBdr>
                <w:top w:val="none" w:sz="0" w:space="0" w:color="auto"/>
                <w:left w:val="none" w:sz="0" w:space="0" w:color="auto"/>
                <w:bottom w:val="none" w:sz="0" w:space="0" w:color="auto"/>
                <w:right w:val="none" w:sz="0" w:space="0" w:color="auto"/>
              </w:divBdr>
            </w:div>
            <w:div w:id="1649508123">
              <w:marLeft w:val="0"/>
              <w:marRight w:val="0"/>
              <w:marTop w:val="0"/>
              <w:marBottom w:val="0"/>
              <w:divBdr>
                <w:top w:val="none" w:sz="0" w:space="0" w:color="auto"/>
                <w:left w:val="none" w:sz="0" w:space="0" w:color="auto"/>
                <w:bottom w:val="none" w:sz="0" w:space="0" w:color="auto"/>
                <w:right w:val="none" w:sz="0" w:space="0" w:color="auto"/>
              </w:divBdr>
            </w:div>
            <w:div w:id="1764452796">
              <w:marLeft w:val="0"/>
              <w:marRight w:val="0"/>
              <w:marTop w:val="0"/>
              <w:marBottom w:val="0"/>
              <w:divBdr>
                <w:top w:val="none" w:sz="0" w:space="0" w:color="auto"/>
                <w:left w:val="none" w:sz="0" w:space="0" w:color="auto"/>
                <w:bottom w:val="none" w:sz="0" w:space="0" w:color="auto"/>
                <w:right w:val="none" w:sz="0" w:space="0" w:color="auto"/>
              </w:divBdr>
            </w:div>
            <w:div w:id="1810245438">
              <w:marLeft w:val="0"/>
              <w:marRight w:val="0"/>
              <w:marTop w:val="0"/>
              <w:marBottom w:val="0"/>
              <w:divBdr>
                <w:top w:val="none" w:sz="0" w:space="0" w:color="auto"/>
                <w:left w:val="none" w:sz="0" w:space="0" w:color="auto"/>
                <w:bottom w:val="none" w:sz="0" w:space="0" w:color="auto"/>
                <w:right w:val="none" w:sz="0" w:space="0" w:color="auto"/>
              </w:divBdr>
            </w:div>
            <w:div w:id="2145004382">
              <w:marLeft w:val="0"/>
              <w:marRight w:val="0"/>
              <w:marTop w:val="0"/>
              <w:marBottom w:val="0"/>
              <w:divBdr>
                <w:top w:val="none" w:sz="0" w:space="0" w:color="auto"/>
                <w:left w:val="none" w:sz="0" w:space="0" w:color="auto"/>
                <w:bottom w:val="none" w:sz="0" w:space="0" w:color="auto"/>
                <w:right w:val="none" w:sz="0" w:space="0" w:color="auto"/>
              </w:divBdr>
            </w:div>
            <w:div w:id="1425229511">
              <w:marLeft w:val="0"/>
              <w:marRight w:val="0"/>
              <w:marTop w:val="0"/>
              <w:marBottom w:val="0"/>
              <w:divBdr>
                <w:top w:val="none" w:sz="0" w:space="0" w:color="auto"/>
                <w:left w:val="none" w:sz="0" w:space="0" w:color="auto"/>
                <w:bottom w:val="none" w:sz="0" w:space="0" w:color="auto"/>
                <w:right w:val="none" w:sz="0" w:space="0" w:color="auto"/>
              </w:divBdr>
            </w:div>
            <w:div w:id="1556819426">
              <w:marLeft w:val="0"/>
              <w:marRight w:val="0"/>
              <w:marTop w:val="0"/>
              <w:marBottom w:val="0"/>
              <w:divBdr>
                <w:top w:val="none" w:sz="0" w:space="0" w:color="auto"/>
                <w:left w:val="none" w:sz="0" w:space="0" w:color="auto"/>
                <w:bottom w:val="none" w:sz="0" w:space="0" w:color="auto"/>
                <w:right w:val="none" w:sz="0" w:space="0" w:color="auto"/>
              </w:divBdr>
            </w:div>
            <w:div w:id="966619501">
              <w:marLeft w:val="0"/>
              <w:marRight w:val="0"/>
              <w:marTop w:val="0"/>
              <w:marBottom w:val="0"/>
              <w:divBdr>
                <w:top w:val="none" w:sz="0" w:space="0" w:color="auto"/>
                <w:left w:val="none" w:sz="0" w:space="0" w:color="auto"/>
                <w:bottom w:val="none" w:sz="0" w:space="0" w:color="auto"/>
                <w:right w:val="none" w:sz="0" w:space="0" w:color="auto"/>
              </w:divBdr>
            </w:div>
            <w:div w:id="366218030">
              <w:marLeft w:val="0"/>
              <w:marRight w:val="0"/>
              <w:marTop w:val="0"/>
              <w:marBottom w:val="0"/>
              <w:divBdr>
                <w:top w:val="none" w:sz="0" w:space="0" w:color="auto"/>
                <w:left w:val="none" w:sz="0" w:space="0" w:color="auto"/>
                <w:bottom w:val="none" w:sz="0" w:space="0" w:color="auto"/>
                <w:right w:val="none" w:sz="0" w:space="0" w:color="auto"/>
              </w:divBdr>
            </w:div>
            <w:div w:id="1803039777">
              <w:marLeft w:val="0"/>
              <w:marRight w:val="0"/>
              <w:marTop w:val="0"/>
              <w:marBottom w:val="0"/>
              <w:divBdr>
                <w:top w:val="none" w:sz="0" w:space="0" w:color="auto"/>
                <w:left w:val="none" w:sz="0" w:space="0" w:color="auto"/>
                <w:bottom w:val="none" w:sz="0" w:space="0" w:color="auto"/>
                <w:right w:val="none" w:sz="0" w:space="0" w:color="auto"/>
              </w:divBdr>
            </w:div>
            <w:div w:id="1811168604">
              <w:marLeft w:val="0"/>
              <w:marRight w:val="0"/>
              <w:marTop w:val="0"/>
              <w:marBottom w:val="0"/>
              <w:divBdr>
                <w:top w:val="none" w:sz="0" w:space="0" w:color="auto"/>
                <w:left w:val="none" w:sz="0" w:space="0" w:color="auto"/>
                <w:bottom w:val="none" w:sz="0" w:space="0" w:color="auto"/>
                <w:right w:val="none" w:sz="0" w:space="0" w:color="auto"/>
              </w:divBdr>
            </w:div>
            <w:div w:id="2102674426">
              <w:marLeft w:val="0"/>
              <w:marRight w:val="0"/>
              <w:marTop w:val="0"/>
              <w:marBottom w:val="0"/>
              <w:divBdr>
                <w:top w:val="none" w:sz="0" w:space="0" w:color="auto"/>
                <w:left w:val="none" w:sz="0" w:space="0" w:color="auto"/>
                <w:bottom w:val="none" w:sz="0" w:space="0" w:color="auto"/>
                <w:right w:val="none" w:sz="0" w:space="0" w:color="auto"/>
              </w:divBdr>
            </w:div>
            <w:div w:id="1623262950">
              <w:marLeft w:val="0"/>
              <w:marRight w:val="0"/>
              <w:marTop w:val="0"/>
              <w:marBottom w:val="0"/>
              <w:divBdr>
                <w:top w:val="none" w:sz="0" w:space="0" w:color="auto"/>
                <w:left w:val="none" w:sz="0" w:space="0" w:color="auto"/>
                <w:bottom w:val="none" w:sz="0" w:space="0" w:color="auto"/>
                <w:right w:val="none" w:sz="0" w:space="0" w:color="auto"/>
              </w:divBdr>
            </w:div>
            <w:div w:id="957369483">
              <w:marLeft w:val="0"/>
              <w:marRight w:val="0"/>
              <w:marTop w:val="0"/>
              <w:marBottom w:val="0"/>
              <w:divBdr>
                <w:top w:val="none" w:sz="0" w:space="0" w:color="auto"/>
                <w:left w:val="none" w:sz="0" w:space="0" w:color="auto"/>
                <w:bottom w:val="none" w:sz="0" w:space="0" w:color="auto"/>
                <w:right w:val="none" w:sz="0" w:space="0" w:color="auto"/>
              </w:divBdr>
            </w:div>
            <w:div w:id="347829782">
              <w:marLeft w:val="0"/>
              <w:marRight w:val="0"/>
              <w:marTop w:val="0"/>
              <w:marBottom w:val="0"/>
              <w:divBdr>
                <w:top w:val="none" w:sz="0" w:space="0" w:color="auto"/>
                <w:left w:val="none" w:sz="0" w:space="0" w:color="auto"/>
                <w:bottom w:val="none" w:sz="0" w:space="0" w:color="auto"/>
                <w:right w:val="none" w:sz="0" w:space="0" w:color="auto"/>
              </w:divBdr>
            </w:div>
            <w:div w:id="1498381609">
              <w:marLeft w:val="0"/>
              <w:marRight w:val="0"/>
              <w:marTop w:val="0"/>
              <w:marBottom w:val="0"/>
              <w:divBdr>
                <w:top w:val="none" w:sz="0" w:space="0" w:color="auto"/>
                <w:left w:val="none" w:sz="0" w:space="0" w:color="auto"/>
                <w:bottom w:val="none" w:sz="0" w:space="0" w:color="auto"/>
                <w:right w:val="none" w:sz="0" w:space="0" w:color="auto"/>
              </w:divBdr>
            </w:div>
            <w:div w:id="1299189720">
              <w:marLeft w:val="0"/>
              <w:marRight w:val="0"/>
              <w:marTop w:val="0"/>
              <w:marBottom w:val="0"/>
              <w:divBdr>
                <w:top w:val="none" w:sz="0" w:space="0" w:color="auto"/>
                <w:left w:val="none" w:sz="0" w:space="0" w:color="auto"/>
                <w:bottom w:val="none" w:sz="0" w:space="0" w:color="auto"/>
                <w:right w:val="none" w:sz="0" w:space="0" w:color="auto"/>
              </w:divBdr>
            </w:div>
            <w:div w:id="1460488859">
              <w:marLeft w:val="0"/>
              <w:marRight w:val="0"/>
              <w:marTop w:val="0"/>
              <w:marBottom w:val="0"/>
              <w:divBdr>
                <w:top w:val="none" w:sz="0" w:space="0" w:color="auto"/>
                <w:left w:val="none" w:sz="0" w:space="0" w:color="auto"/>
                <w:bottom w:val="none" w:sz="0" w:space="0" w:color="auto"/>
                <w:right w:val="none" w:sz="0" w:space="0" w:color="auto"/>
              </w:divBdr>
            </w:div>
            <w:div w:id="1112817578">
              <w:marLeft w:val="0"/>
              <w:marRight w:val="0"/>
              <w:marTop w:val="0"/>
              <w:marBottom w:val="0"/>
              <w:divBdr>
                <w:top w:val="none" w:sz="0" w:space="0" w:color="auto"/>
                <w:left w:val="none" w:sz="0" w:space="0" w:color="auto"/>
                <w:bottom w:val="none" w:sz="0" w:space="0" w:color="auto"/>
                <w:right w:val="none" w:sz="0" w:space="0" w:color="auto"/>
              </w:divBdr>
            </w:div>
            <w:div w:id="2002808347">
              <w:marLeft w:val="0"/>
              <w:marRight w:val="0"/>
              <w:marTop w:val="0"/>
              <w:marBottom w:val="0"/>
              <w:divBdr>
                <w:top w:val="none" w:sz="0" w:space="0" w:color="auto"/>
                <w:left w:val="none" w:sz="0" w:space="0" w:color="auto"/>
                <w:bottom w:val="none" w:sz="0" w:space="0" w:color="auto"/>
                <w:right w:val="none" w:sz="0" w:space="0" w:color="auto"/>
              </w:divBdr>
            </w:div>
            <w:div w:id="761340049">
              <w:marLeft w:val="0"/>
              <w:marRight w:val="0"/>
              <w:marTop w:val="0"/>
              <w:marBottom w:val="0"/>
              <w:divBdr>
                <w:top w:val="none" w:sz="0" w:space="0" w:color="auto"/>
                <w:left w:val="none" w:sz="0" w:space="0" w:color="auto"/>
                <w:bottom w:val="none" w:sz="0" w:space="0" w:color="auto"/>
                <w:right w:val="none" w:sz="0" w:space="0" w:color="auto"/>
              </w:divBdr>
            </w:div>
            <w:div w:id="2001931339">
              <w:marLeft w:val="0"/>
              <w:marRight w:val="0"/>
              <w:marTop w:val="0"/>
              <w:marBottom w:val="0"/>
              <w:divBdr>
                <w:top w:val="none" w:sz="0" w:space="0" w:color="auto"/>
                <w:left w:val="none" w:sz="0" w:space="0" w:color="auto"/>
                <w:bottom w:val="none" w:sz="0" w:space="0" w:color="auto"/>
                <w:right w:val="none" w:sz="0" w:space="0" w:color="auto"/>
              </w:divBdr>
            </w:div>
            <w:div w:id="814565620">
              <w:marLeft w:val="0"/>
              <w:marRight w:val="0"/>
              <w:marTop w:val="0"/>
              <w:marBottom w:val="0"/>
              <w:divBdr>
                <w:top w:val="none" w:sz="0" w:space="0" w:color="auto"/>
                <w:left w:val="none" w:sz="0" w:space="0" w:color="auto"/>
                <w:bottom w:val="none" w:sz="0" w:space="0" w:color="auto"/>
                <w:right w:val="none" w:sz="0" w:space="0" w:color="auto"/>
              </w:divBdr>
            </w:div>
            <w:div w:id="1759324354">
              <w:marLeft w:val="0"/>
              <w:marRight w:val="0"/>
              <w:marTop w:val="0"/>
              <w:marBottom w:val="0"/>
              <w:divBdr>
                <w:top w:val="none" w:sz="0" w:space="0" w:color="auto"/>
                <w:left w:val="none" w:sz="0" w:space="0" w:color="auto"/>
                <w:bottom w:val="none" w:sz="0" w:space="0" w:color="auto"/>
                <w:right w:val="none" w:sz="0" w:space="0" w:color="auto"/>
              </w:divBdr>
            </w:div>
            <w:div w:id="701516072">
              <w:marLeft w:val="0"/>
              <w:marRight w:val="0"/>
              <w:marTop w:val="0"/>
              <w:marBottom w:val="0"/>
              <w:divBdr>
                <w:top w:val="none" w:sz="0" w:space="0" w:color="auto"/>
                <w:left w:val="none" w:sz="0" w:space="0" w:color="auto"/>
                <w:bottom w:val="none" w:sz="0" w:space="0" w:color="auto"/>
                <w:right w:val="none" w:sz="0" w:space="0" w:color="auto"/>
              </w:divBdr>
            </w:div>
            <w:div w:id="541138302">
              <w:marLeft w:val="0"/>
              <w:marRight w:val="0"/>
              <w:marTop w:val="0"/>
              <w:marBottom w:val="0"/>
              <w:divBdr>
                <w:top w:val="none" w:sz="0" w:space="0" w:color="auto"/>
                <w:left w:val="none" w:sz="0" w:space="0" w:color="auto"/>
                <w:bottom w:val="none" w:sz="0" w:space="0" w:color="auto"/>
                <w:right w:val="none" w:sz="0" w:space="0" w:color="auto"/>
              </w:divBdr>
            </w:div>
            <w:div w:id="1910461526">
              <w:marLeft w:val="0"/>
              <w:marRight w:val="0"/>
              <w:marTop w:val="0"/>
              <w:marBottom w:val="0"/>
              <w:divBdr>
                <w:top w:val="none" w:sz="0" w:space="0" w:color="auto"/>
                <w:left w:val="none" w:sz="0" w:space="0" w:color="auto"/>
                <w:bottom w:val="none" w:sz="0" w:space="0" w:color="auto"/>
                <w:right w:val="none" w:sz="0" w:space="0" w:color="auto"/>
              </w:divBdr>
            </w:div>
            <w:div w:id="77217760">
              <w:marLeft w:val="0"/>
              <w:marRight w:val="0"/>
              <w:marTop w:val="0"/>
              <w:marBottom w:val="0"/>
              <w:divBdr>
                <w:top w:val="none" w:sz="0" w:space="0" w:color="auto"/>
                <w:left w:val="none" w:sz="0" w:space="0" w:color="auto"/>
                <w:bottom w:val="none" w:sz="0" w:space="0" w:color="auto"/>
                <w:right w:val="none" w:sz="0" w:space="0" w:color="auto"/>
              </w:divBdr>
            </w:div>
            <w:div w:id="98112217">
              <w:marLeft w:val="0"/>
              <w:marRight w:val="0"/>
              <w:marTop w:val="0"/>
              <w:marBottom w:val="0"/>
              <w:divBdr>
                <w:top w:val="none" w:sz="0" w:space="0" w:color="auto"/>
                <w:left w:val="none" w:sz="0" w:space="0" w:color="auto"/>
                <w:bottom w:val="none" w:sz="0" w:space="0" w:color="auto"/>
                <w:right w:val="none" w:sz="0" w:space="0" w:color="auto"/>
              </w:divBdr>
            </w:div>
            <w:div w:id="364988752">
              <w:marLeft w:val="0"/>
              <w:marRight w:val="0"/>
              <w:marTop w:val="0"/>
              <w:marBottom w:val="0"/>
              <w:divBdr>
                <w:top w:val="none" w:sz="0" w:space="0" w:color="auto"/>
                <w:left w:val="none" w:sz="0" w:space="0" w:color="auto"/>
                <w:bottom w:val="none" w:sz="0" w:space="0" w:color="auto"/>
                <w:right w:val="none" w:sz="0" w:space="0" w:color="auto"/>
              </w:divBdr>
            </w:div>
            <w:div w:id="601231229">
              <w:marLeft w:val="0"/>
              <w:marRight w:val="0"/>
              <w:marTop w:val="0"/>
              <w:marBottom w:val="0"/>
              <w:divBdr>
                <w:top w:val="none" w:sz="0" w:space="0" w:color="auto"/>
                <w:left w:val="none" w:sz="0" w:space="0" w:color="auto"/>
                <w:bottom w:val="none" w:sz="0" w:space="0" w:color="auto"/>
                <w:right w:val="none" w:sz="0" w:space="0" w:color="auto"/>
              </w:divBdr>
            </w:div>
            <w:div w:id="1206064065">
              <w:marLeft w:val="0"/>
              <w:marRight w:val="0"/>
              <w:marTop w:val="0"/>
              <w:marBottom w:val="0"/>
              <w:divBdr>
                <w:top w:val="none" w:sz="0" w:space="0" w:color="auto"/>
                <w:left w:val="none" w:sz="0" w:space="0" w:color="auto"/>
                <w:bottom w:val="none" w:sz="0" w:space="0" w:color="auto"/>
                <w:right w:val="none" w:sz="0" w:space="0" w:color="auto"/>
              </w:divBdr>
            </w:div>
            <w:div w:id="1741101381">
              <w:marLeft w:val="0"/>
              <w:marRight w:val="0"/>
              <w:marTop w:val="0"/>
              <w:marBottom w:val="0"/>
              <w:divBdr>
                <w:top w:val="none" w:sz="0" w:space="0" w:color="auto"/>
                <w:left w:val="none" w:sz="0" w:space="0" w:color="auto"/>
                <w:bottom w:val="none" w:sz="0" w:space="0" w:color="auto"/>
                <w:right w:val="none" w:sz="0" w:space="0" w:color="auto"/>
              </w:divBdr>
            </w:div>
            <w:div w:id="83459792">
              <w:marLeft w:val="0"/>
              <w:marRight w:val="0"/>
              <w:marTop w:val="0"/>
              <w:marBottom w:val="0"/>
              <w:divBdr>
                <w:top w:val="none" w:sz="0" w:space="0" w:color="auto"/>
                <w:left w:val="none" w:sz="0" w:space="0" w:color="auto"/>
                <w:bottom w:val="none" w:sz="0" w:space="0" w:color="auto"/>
                <w:right w:val="none" w:sz="0" w:space="0" w:color="auto"/>
              </w:divBdr>
            </w:div>
            <w:div w:id="710883122">
              <w:marLeft w:val="0"/>
              <w:marRight w:val="0"/>
              <w:marTop w:val="0"/>
              <w:marBottom w:val="0"/>
              <w:divBdr>
                <w:top w:val="none" w:sz="0" w:space="0" w:color="auto"/>
                <w:left w:val="none" w:sz="0" w:space="0" w:color="auto"/>
                <w:bottom w:val="none" w:sz="0" w:space="0" w:color="auto"/>
                <w:right w:val="none" w:sz="0" w:space="0" w:color="auto"/>
              </w:divBdr>
            </w:div>
            <w:div w:id="595019023">
              <w:marLeft w:val="0"/>
              <w:marRight w:val="0"/>
              <w:marTop w:val="0"/>
              <w:marBottom w:val="0"/>
              <w:divBdr>
                <w:top w:val="none" w:sz="0" w:space="0" w:color="auto"/>
                <w:left w:val="none" w:sz="0" w:space="0" w:color="auto"/>
                <w:bottom w:val="none" w:sz="0" w:space="0" w:color="auto"/>
                <w:right w:val="none" w:sz="0" w:space="0" w:color="auto"/>
              </w:divBdr>
            </w:div>
            <w:div w:id="1714965072">
              <w:marLeft w:val="0"/>
              <w:marRight w:val="0"/>
              <w:marTop w:val="0"/>
              <w:marBottom w:val="0"/>
              <w:divBdr>
                <w:top w:val="none" w:sz="0" w:space="0" w:color="auto"/>
                <w:left w:val="none" w:sz="0" w:space="0" w:color="auto"/>
                <w:bottom w:val="none" w:sz="0" w:space="0" w:color="auto"/>
                <w:right w:val="none" w:sz="0" w:space="0" w:color="auto"/>
              </w:divBdr>
            </w:div>
            <w:div w:id="2076198196">
              <w:marLeft w:val="0"/>
              <w:marRight w:val="0"/>
              <w:marTop w:val="0"/>
              <w:marBottom w:val="0"/>
              <w:divBdr>
                <w:top w:val="none" w:sz="0" w:space="0" w:color="auto"/>
                <w:left w:val="none" w:sz="0" w:space="0" w:color="auto"/>
                <w:bottom w:val="none" w:sz="0" w:space="0" w:color="auto"/>
                <w:right w:val="none" w:sz="0" w:space="0" w:color="auto"/>
              </w:divBdr>
            </w:div>
            <w:div w:id="101072066">
              <w:marLeft w:val="0"/>
              <w:marRight w:val="0"/>
              <w:marTop w:val="0"/>
              <w:marBottom w:val="0"/>
              <w:divBdr>
                <w:top w:val="none" w:sz="0" w:space="0" w:color="auto"/>
                <w:left w:val="none" w:sz="0" w:space="0" w:color="auto"/>
                <w:bottom w:val="none" w:sz="0" w:space="0" w:color="auto"/>
                <w:right w:val="none" w:sz="0" w:space="0" w:color="auto"/>
              </w:divBdr>
            </w:div>
            <w:div w:id="1997875894">
              <w:marLeft w:val="0"/>
              <w:marRight w:val="0"/>
              <w:marTop w:val="0"/>
              <w:marBottom w:val="0"/>
              <w:divBdr>
                <w:top w:val="none" w:sz="0" w:space="0" w:color="auto"/>
                <w:left w:val="none" w:sz="0" w:space="0" w:color="auto"/>
                <w:bottom w:val="none" w:sz="0" w:space="0" w:color="auto"/>
                <w:right w:val="none" w:sz="0" w:space="0" w:color="auto"/>
              </w:divBdr>
            </w:div>
            <w:div w:id="409811802">
              <w:marLeft w:val="0"/>
              <w:marRight w:val="0"/>
              <w:marTop w:val="0"/>
              <w:marBottom w:val="0"/>
              <w:divBdr>
                <w:top w:val="none" w:sz="0" w:space="0" w:color="auto"/>
                <w:left w:val="none" w:sz="0" w:space="0" w:color="auto"/>
                <w:bottom w:val="none" w:sz="0" w:space="0" w:color="auto"/>
                <w:right w:val="none" w:sz="0" w:space="0" w:color="auto"/>
              </w:divBdr>
            </w:div>
            <w:div w:id="2105220227">
              <w:marLeft w:val="0"/>
              <w:marRight w:val="0"/>
              <w:marTop w:val="0"/>
              <w:marBottom w:val="0"/>
              <w:divBdr>
                <w:top w:val="none" w:sz="0" w:space="0" w:color="auto"/>
                <w:left w:val="none" w:sz="0" w:space="0" w:color="auto"/>
                <w:bottom w:val="none" w:sz="0" w:space="0" w:color="auto"/>
                <w:right w:val="none" w:sz="0" w:space="0" w:color="auto"/>
              </w:divBdr>
            </w:div>
            <w:div w:id="1783987235">
              <w:marLeft w:val="0"/>
              <w:marRight w:val="0"/>
              <w:marTop w:val="0"/>
              <w:marBottom w:val="0"/>
              <w:divBdr>
                <w:top w:val="none" w:sz="0" w:space="0" w:color="auto"/>
                <w:left w:val="none" w:sz="0" w:space="0" w:color="auto"/>
                <w:bottom w:val="none" w:sz="0" w:space="0" w:color="auto"/>
                <w:right w:val="none" w:sz="0" w:space="0" w:color="auto"/>
              </w:divBdr>
            </w:div>
            <w:div w:id="21828504">
              <w:marLeft w:val="0"/>
              <w:marRight w:val="0"/>
              <w:marTop w:val="0"/>
              <w:marBottom w:val="0"/>
              <w:divBdr>
                <w:top w:val="none" w:sz="0" w:space="0" w:color="auto"/>
                <w:left w:val="none" w:sz="0" w:space="0" w:color="auto"/>
                <w:bottom w:val="none" w:sz="0" w:space="0" w:color="auto"/>
                <w:right w:val="none" w:sz="0" w:space="0" w:color="auto"/>
              </w:divBdr>
            </w:div>
            <w:div w:id="1249582308">
              <w:marLeft w:val="0"/>
              <w:marRight w:val="0"/>
              <w:marTop w:val="0"/>
              <w:marBottom w:val="0"/>
              <w:divBdr>
                <w:top w:val="none" w:sz="0" w:space="0" w:color="auto"/>
                <w:left w:val="none" w:sz="0" w:space="0" w:color="auto"/>
                <w:bottom w:val="none" w:sz="0" w:space="0" w:color="auto"/>
                <w:right w:val="none" w:sz="0" w:space="0" w:color="auto"/>
              </w:divBdr>
            </w:div>
            <w:div w:id="1436054553">
              <w:marLeft w:val="0"/>
              <w:marRight w:val="0"/>
              <w:marTop w:val="0"/>
              <w:marBottom w:val="0"/>
              <w:divBdr>
                <w:top w:val="none" w:sz="0" w:space="0" w:color="auto"/>
                <w:left w:val="none" w:sz="0" w:space="0" w:color="auto"/>
                <w:bottom w:val="none" w:sz="0" w:space="0" w:color="auto"/>
                <w:right w:val="none" w:sz="0" w:space="0" w:color="auto"/>
              </w:divBdr>
            </w:div>
            <w:div w:id="273103163">
              <w:marLeft w:val="0"/>
              <w:marRight w:val="0"/>
              <w:marTop w:val="0"/>
              <w:marBottom w:val="0"/>
              <w:divBdr>
                <w:top w:val="none" w:sz="0" w:space="0" w:color="auto"/>
                <w:left w:val="none" w:sz="0" w:space="0" w:color="auto"/>
                <w:bottom w:val="none" w:sz="0" w:space="0" w:color="auto"/>
                <w:right w:val="none" w:sz="0" w:space="0" w:color="auto"/>
              </w:divBdr>
            </w:div>
            <w:div w:id="876434353">
              <w:marLeft w:val="0"/>
              <w:marRight w:val="0"/>
              <w:marTop w:val="0"/>
              <w:marBottom w:val="0"/>
              <w:divBdr>
                <w:top w:val="none" w:sz="0" w:space="0" w:color="auto"/>
                <w:left w:val="none" w:sz="0" w:space="0" w:color="auto"/>
                <w:bottom w:val="none" w:sz="0" w:space="0" w:color="auto"/>
                <w:right w:val="none" w:sz="0" w:space="0" w:color="auto"/>
              </w:divBdr>
            </w:div>
            <w:div w:id="1009210781">
              <w:marLeft w:val="0"/>
              <w:marRight w:val="0"/>
              <w:marTop w:val="0"/>
              <w:marBottom w:val="0"/>
              <w:divBdr>
                <w:top w:val="none" w:sz="0" w:space="0" w:color="auto"/>
                <w:left w:val="none" w:sz="0" w:space="0" w:color="auto"/>
                <w:bottom w:val="none" w:sz="0" w:space="0" w:color="auto"/>
                <w:right w:val="none" w:sz="0" w:space="0" w:color="auto"/>
              </w:divBdr>
            </w:div>
            <w:div w:id="221449417">
              <w:marLeft w:val="0"/>
              <w:marRight w:val="0"/>
              <w:marTop w:val="0"/>
              <w:marBottom w:val="0"/>
              <w:divBdr>
                <w:top w:val="none" w:sz="0" w:space="0" w:color="auto"/>
                <w:left w:val="none" w:sz="0" w:space="0" w:color="auto"/>
                <w:bottom w:val="none" w:sz="0" w:space="0" w:color="auto"/>
                <w:right w:val="none" w:sz="0" w:space="0" w:color="auto"/>
              </w:divBdr>
            </w:div>
            <w:div w:id="2020158840">
              <w:marLeft w:val="0"/>
              <w:marRight w:val="0"/>
              <w:marTop w:val="0"/>
              <w:marBottom w:val="0"/>
              <w:divBdr>
                <w:top w:val="none" w:sz="0" w:space="0" w:color="auto"/>
                <w:left w:val="none" w:sz="0" w:space="0" w:color="auto"/>
                <w:bottom w:val="none" w:sz="0" w:space="0" w:color="auto"/>
                <w:right w:val="none" w:sz="0" w:space="0" w:color="auto"/>
              </w:divBdr>
            </w:div>
            <w:div w:id="1981496984">
              <w:marLeft w:val="0"/>
              <w:marRight w:val="0"/>
              <w:marTop w:val="0"/>
              <w:marBottom w:val="0"/>
              <w:divBdr>
                <w:top w:val="none" w:sz="0" w:space="0" w:color="auto"/>
                <w:left w:val="none" w:sz="0" w:space="0" w:color="auto"/>
                <w:bottom w:val="none" w:sz="0" w:space="0" w:color="auto"/>
                <w:right w:val="none" w:sz="0" w:space="0" w:color="auto"/>
              </w:divBdr>
            </w:div>
            <w:div w:id="1568566442">
              <w:marLeft w:val="0"/>
              <w:marRight w:val="0"/>
              <w:marTop w:val="0"/>
              <w:marBottom w:val="0"/>
              <w:divBdr>
                <w:top w:val="none" w:sz="0" w:space="0" w:color="auto"/>
                <w:left w:val="none" w:sz="0" w:space="0" w:color="auto"/>
                <w:bottom w:val="none" w:sz="0" w:space="0" w:color="auto"/>
                <w:right w:val="none" w:sz="0" w:space="0" w:color="auto"/>
              </w:divBdr>
            </w:div>
            <w:div w:id="1282685509">
              <w:marLeft w:val="0"/>
              <w:marRight w:val="0"/>
              <w:marTop w:val="0"/>
              <w:marBottom w:val="0"/>
              <w:divBdr>
                <w:top w:val="none" w:sz="0" w:space="0" w:color="auto"/>
                <w:left w:val="none" w:sz="0" w:space="0" w:color="auto"/>
                <w:bottom w:val="none" w:sz="0" w:space="0" w:color="auto"/>
                <w:right w:val="none" w:sz="0" w:space="0" w:color="auto"/>
              </w:divBdr>
            </w:div>
            <w:div w:id="300575940">
              <w:marLeft w:val="0"/>
              <w:marRight w:val="0"/>
              <w:marTop w:val="0"/>
              <w:marBottom w:val="0"/>
              <w:divBdr>
                <w:top w:val="none" w:sz="0" w:space="0" w:color="auto"/>
                <w:left w:val="none" w:sz="0" w:space="0" w:color="auto"/>
                <w:bottom w:val="none" w:sz="0" w:space="0" w:color="auto"/>
                <w:right w:val="none" w:sz="0" w:space="0" w:color="auto"/>
              </w:divBdr>
            </w:div>
            <w:div w:id="1158425168">
              <w:marLeft w:val="0"/>
              <w:marRight w:val="0"/>
              <w:marTop w:val="0"/>
              <w:marBottom w:val="0"/>
              <w:divBdr>
                <w:top w:val="none" w:sz="0" w:space="0" w:color="auto"/>
                <w:left w:val="none" w:sz="0" w:space="0" w:color="auto"/>
                <w:bottom w:val="none" w:sz="0" w:space="0" w:color="auto"/>
                <w:right w:val="none" w:sz="0" w:space="0" w:color="auto"/>
              </w:divBdr>
            </w:div>
            <w:div w:id="1285964452">
              <w:marLeft w:val="0"/>
              <w:marRight w:val="0"/>
              <w:marTop w:val="0"/>
              <w:marBottom w:val="0"/>
              <w:divBdr>
                <w:top w:val="none" w:sz="0" w:space="0" w:color="auto"/>
                <w:left w:val="none" w:sz="0" w:space="0" w:color="auto"/>
                <w:bottom w:val="none" w:sz="0" w:space="0" w:color="auto"/>
                <w:right w:val="none" w:sz="0" w:space="0" w:color="auto"/>
              </w:divBdr>
            </w:div>
            <w:div w:id="872302910">
              <w:marLeft w:val="0"/>
              <w:marRight w:val="0"/>
              <w:marTop w:val="0"/>
              <w:marBottom w:val="0"/>
              <w:divBdr>
                <w:top w:val="none" w:sz="0" w:space="0" w:color="auto"/>
                <w:left w:val="none" w:sz="0" w:space="0" w:color="auto"/>
                <w:bottom w:val="none" w:sz="0" w:space="0" w:color="auto"/>
                <w:right w:val="none" w:sz="0" w:space="0" w:color="auto"/>
              </w:divBdr>
            </w:div>
            <w:div w:id="2133162576">
              <w:marLeft w:val="0"/>
              <w:marRight w:val="0"/>
              <w:marTop w:val="0"/>
              <w:marBottom w:val="0"/>
              <w:divBdr>
                <w:top w:val="none" w:sz="0" w:space="0" w:color="auto"/>
                <w:left w:val="none" w:sz="0" w:space="0" w:color="auto"/>
                <w:bottom w:val="none" w:sz="0" w:space="0" w:color="auto"/>
                <w:right w:val="none" w:sz="0" w:space="0" w:color="auto"/>
              </w:divBdr>
            </w:div>
            <w:div w:id="244187551">
              <w:marLeft w:val="0"/>
              <w:marRight w:val="0"/>
              <w:marTop w:val="0"/>
              <w:marBottom w:val="0"/>
              <w:divBdr>
                <w:top w:val="none" w:sz="0" w:space="0" w:color="auto"/>
                <w:left w:val="none" w:sz="0" w:space="0" w:color="auto"/>
                <w:bottom w:val="none" w:sz="0" w:space="0" w:color="auto"/>
                <w:right w:val="none" w:sz="0" w:space="0" w:color="auto"/>
              </w:divBdr>
            </w:div>
            <w:div w:id="1045760819">
              <w:marLeft w:val="0"/>
              <w:marRight w:val="0"/>
              <w:marTop w:val="0"/>
              <w:marBottom w:val="0"/>
              <w:divBdr>
                <w:top w:val="none" w:sz="0" w:space="0" w:color="auto"/>
                <w:left w:val="none" w:sz="0" w:space="0" w:color="auto"/>
                <w:bottom w:val="none" w:sz="0" w:space="0" w:color="auto"/>
                <w:right w:val="none" w:sz="0" w:space="0" w:color="auto"/>
              </w:divBdr>
            </w:div>
            <w:div w:id="638652443">
              <w:marLeft w:val="0"/>
              <w:marRight w:val="0"/>
              <w:marTop w:val="0"/>
              <w:marBottom w:val="0"/>
              <w:divBdr>
                <w:top w:val="none" w:sz="0" w:space="0" w:color="auto"/>
                <w:left w:val="none" w:sz="0" w:space="0" w:color="auto"/>
                <w:bottom w:val="none" w:sz="0" w:space="0" w:color="auto"/>
                <w:right w:val="none" w:sz="0" w:space="0" w:color="auto"/>
              </w:divBdr>
            </w:div>
            <w:div w:id="2009599219">
              <w:marLeft w:val="0"/>
              <w:marRight w:val="0"/>
              <w:marTop w:val="0"/>
              <w:marBottom w:val="0"/>
              <w:divBdr>
                <w:top w:val="none" w:sz="0" w:space="0" w:color="auto"/>
                <w:left w:val="none" w:sz="0" w:space="0" w:color="auto"/>
                <w:bottom w:val="none" w:sz="0" w:space="0" w:color="auto"/>
                <w:right w:val="none" w:sz="0" w:space="0" w:color="auto"/>
              </w:divBdr>
            </w:div>
            <w:div w:id="1135834978">
              <w:marLeft w:val="0"/>
              <w:marRight w:val="0"/>
              <w:marTop w:val="0"/>
              <w:marBottom w:val="0"/>
              <w:divBdr>
                <w:top w:val="none" w:sz="0" w:space="0" w:color="auto"/>
                <w:left w:val="none" w:sz="0" w:space="0" w:color="auto"/>
                <w:bottom w:val="none" w:sz="0" w:space="0" w:color="auto"/>
                <w:right w:val="none" w:sz="0" w:space="0" w:color="auto"/>
              </w:divBdr>
            </w:div>
            <w:div w:id="432090632">
              <w:marLeft w:val="0"/>
              <w:marRight w:val="0"/>
              <w:marTop w:val="0"/>
              <w:marBottom w:val="0"/>
              <w:divBdr>
                <w:top w:val="none" w:sz="0" w:space="0" w:color="auto"/>
                <w:left w:val="none" w:sz="0" w:space="0" w:color="auto"/>
                <w:bottom w:val="none" w:sz="0" w:space="0" w:color="auto"/>
                <w:right w:val="none" w:sz="0" w:space="0" w:color="auto"/>
              </w:divBdr>
            </w:div>
            <w:div w:id="122622028">
              <w:marLeft w:val="0"/>
              <w:marRight w:val="0"/>
              <w:marTop w:val="0"/>
              <w:marBottom w:val="0"/>
              <w:divBdr>
                <w:top w:val="none" w:sz="0" w:space="0" w:color="auto"/>
                <w:left w:val="none" w:sz="0" w:space="0" w:color="auto"/>
                <w:bottom w:val="none" w:sz="0" w:space="0" w:color="auto"/>
                <w:right w:val="none" w:sz="0" w:space="0" w:color="auto"/>
              </w:divBdr>
            </w:div>
            <w:div w:id="807742901">
              <w:marLeft w:val="0"/>
              <w:marRight w:val="0"/>
              <w:marTop w:val="0"/>
              <w:marBottom w:val="0"/>
              <w:divBdr>
                <w:top w:val="none" w:sz="0" w:space="0" w:color="auto"/>
                <w:left w:val="none" w:sz="0" w:space="0" w:color="auto"/>
                <w:bottom w:val="none" w:sz="0" w:space="0" w:color="auto"/>
                <w:right w:val="none" w:sz="0" w:space="0" w:color="auto"/>
              </w:divBdr>
            </w:div>
            <w:div w:id="440882814">
              <w:marLeft w:val="0"/>
              <w:marRight w:val="0"/>
              <w:marTop w:val="0"/>
              <w:marBottom w:val="0"/>
              <w:divBdr>
                <w:top w:val="none" w:sz="0" w:space="0" w:color="auto"/>
                <w:left w:val="none" w:sz="0" w:space="0" w:color="auto"/>
                <w:bottom w:val="none" w:sz="0" w:space="0" w:color="auto"/>
                <w:right w:val="none" w:sz="0" w:space="0" w:color="auto"/>
              </w:divBdr>
            </w:div>
            <w:div w:id="870918824">
              <w:marLeft w:val="0"/>
              <w:marRight w:val="0"/>
              <w:marTop w:val="0"/>
              <w:marBottom w:val="0"/>
              <w:divBdr>
                <w:top w:val="none" w:sz="0" w:space="0" w:color="auto"/>
                <w:left w:val="none" w:sz="0" w:space="0" w:color="auto"/>
                <w:bottom w:val="none" w:sz="0" w:space="0" w:color="auto"/>
                <w:right w:val="none" w:sz="0" w:space="0" w:color="auto"/>
              </w:divBdr>
            </w:div>
            <w:div w:id="105850227">
              <w:marLeft w:val="0"/>
              <w:marRight w:val="0"/>
              <w:marTop w:val="0"/>
              <w:marBottom w:val="0"/>
              <w:divBdr>
                <w:top w:val="none" w:sz="0" w:space="0" w:color="auto"/>
                <w:left w:val="none" w:sz="0" w:space="0" w:color="auto"/>
                <w:bottom w:val="none" w:sz="0" w:space="0" w:color="auto"/>
                <w:right w:val="none" w:sz="0" w:space="0" w:color="auto"/>
              </w:divBdr>
            </w:div>
            <w:div w:id="12326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2094">
      <w:bodyDiv w:val="1"/>
      <w:marLeft w:val="0"/>
      <w:marRight w:val="0"/>
      <w:marTop w:val="0"/>
      <w:marBottom w:val="0"/>
      <w:divBdr>
        <w:top w:val="none" w:sz="0" w:space="0" w:color="auto"/>
        <w:left w:val="none" w:sz="0" w:space="0" w:color="auto"/>
        <w:bottom w:val="none" w:sz="0" w:space="0" w:color="auto"/>
        <w:right w:val="none" w:sz="0" w:space="0" w:color="auto"/>
      </w:divBdr>
    </w:div>
    <w:div w:id="1422557035">
      <w:bodyDiv w:val="1"/>
      <w:marLeft w:val="0"/>
      <w:marRight w:val="0"/>
      <w:marTop w:val="0"/>
      <w:marBottom w:val="0"/>
      <w:divBdr>
        <w:top w:val="none" w:sz="0" w:space="0" w:color="auto"/>
        <w:left w:val="none" w:sz="0" w:space="0" w:color="auto"/>
        <w:bottom w:val="none" w:sz="0" w:space="0" w:color="auto"/>
        <w:right w:val="none" w:sz="0" w:space="0" w:color="auto"/>
      </w:divBdr>
    </w:div>
    <w:div w:id="1617373158">
      <w:bodyDiv w:val="1"/>
      <w:marLeft w:val="0"/>
      <w:marRight w:val="0"/>
      <w:marTop w:val="0"/>
      <w:marBottom w:val="0"/>
      <w:divBdr>
        <w:top w:val="none" w:sz="0" w:space="0" w:color="auto"/>
        <w:left w:val="none" w:sz="0" w:space="0" w:color="auto"/>
        <w:bottom w:val="none" w:sz="0" w:space="0" w:color="auto"/>
        <w:right w:val="none" w:sz="0" w:space="0" w:color="auto"/>
      </w:divBdr>
    </w:div>
    <w:div w:id="1704675969">
      <w:bodyDiv w:val="1"/>
      <w:marLeft w:val="0"/>
      <w:marRight w:val="0"/>
      <w:marTop w:val="0"/>
      <w:marBottom w:val="0"/>
      <w:divBdr>
        <w:top w:val="none" w:sz="0" w:space="0" w:color="auto"/>
        <w:left w:val="none" w:sz="0" w:space="0" w:color="auto"/>
        <w:bottom w:val="none" w:sz="0" w:space="0" w:color="auto"/>
        <w:right w:val="none" w:sz="0" w:space="0" w:color="auto"/>
      </w:divBdr>
    </w:div>
    <w:div w:id="213910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oi.org/10.1063/1.5002040"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45</Pages>
  <Words>8935</Words>
  <Characters>50933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147</cp:revision>
  <dcterms:created xsi:type="dcterms:W3CDTF">2023-08-27T13:50:00Z</dcterms:created>
  <dcterms:modified xsi:type="dcterms:W3CDTF">2023-09-27T06:43:00Z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47e7c435-9f81-4ed0-9b3e-f647eec02983</vt:lpwstr>
  </property>
</Properties>
</file>